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9ADAA8" w14:textId="21C35ABD" w:rsidR="006A01BA" w:rsidRDefault="006A01BA" w:rsidP="0025094F">
      <w:pPr>
        <w:spacing w:after="0" w:line="276" w:lineRule="auto"/>
        <w:ind w:firstLine="227"/>
        <w:jc w:val="center"/>
        <w:rPr>
          <w:ins w:id="0" w:author="Luca Giorgetti" w:date="2013-11-13T10:57:00Z"/>
          <w:rFonts w:ascii="Calibri" w:hAnsi="Calibri" w:cs="Tahoma"/>
          <w:b/>
          <w:sz w:val="28"/>
          <w:szCs w:val="22"/>
        </w:rPr>
      </w:pPr>
      <w:ins w:id="1" w:author="Luca Giorgetti" w:date="2013-11-13T10:57:00Z">
        <w:r>
          <w:rPr>
            <w:rFonts w:ascii="Calibri" w:hAnsi="Calibri" w:cs="Tahoma"/>
            <w:b/>
            <w:sz w:val="28"/>
            <w:szCs w:val="22"/>
          </w:rPr>
          <w:t>Giorgetti et al.</w:t>
        </w:r>
      </w:ins>
    </w:p>
    <w:p w14:paraId="6DCD915B" w14:textId="78863331" w:rsidR="00CC3477" w:rsidRPr="004F5D02" w:rsidRDefault="004F5D02" w:rsidP="0025094F">
      <w:pPr>
        <w:spacing w:after="0" w:line="276" w:lineRule="auto"/>
        <w:ind w:firstLine="227"/>
        <w:jc w:val="center"/>
        <w:rPr>
          <w:rFonts w:ascii="Calibri" w:hAnsi="Calibri" w:cs="Tahoma"/>
          <w:b/>
          <w:sz w:val="28"/>
          <w:szCs w:val="22"/>
        </w:rPr>
      </w:pPr>
      <w:r w:rsidRPr="004F5D02">
        <w:rPr>
          <w:rFonts w:ascii="Calibri" w:hAnsi="Calibri" w:cs="Tahoma"/>
          <w:b/>
          <w:sz w:val="28"/>
          <w:szCs w:val="22"/>
        </w:rPr>
        <w:t>Supplementary Model Description</w:t>
      </w:r>
    </w:p>
    <w:p w14:paraId="024E550F" w14:textId="77777777" w:rsidR="004860A3" w:rsidRPr="00431F4B" w:rsidRDefault="004860A3" w:rsidP="0025094F">
      <w:pPr>
        <w:spacing w:after="0" w:line="276" w:lineRule="auto"/>
        <w:ind w:firstLine="227"/>
        <w:rPr>
          <w:rFonts w:ascii="Calibri" w:hAnsi="Calibri" w:cs="Tahoma"/>
          <w:sz w:val="20"/>
          <w:szCs w:val="22"/>
        </w:rPr>
      </w:pPr>
    </w:p>
    <w:p w14:paraId="72BB44D8" w14:textId="77777777" w:rsidR="004B2C45" w:rsidRPr="00431F4B" w:rsidRDefault="004B2C45" w:rsidP="0025094F">
      <w:pPr>
        <w:spacing w:after="0" w:line="276" w:lineRule="auto"/>
        <w:ind w:firstLine="227"/>
        <w:rPr>
          <w:rFonts w:ascii="Calibri" w:hAnsi="Calibri" w:cs="Tahoma"/>
          <w:sz w:val="20"/>
          <w:szCs w:val="22"/>
        </w:rPr>
      </w:pPr>
    </w:p>
    <w:p w14:paraId="1221E3D0" w14:textId="50BF3ADF" w:rsidR="004860A3" w:rsidRPr="004F5D02" w:rsidRDefault="00F056B1" w:rsidP="0025094F">
      <w:pPr>
        <w:spacing w:after="0" w:line="276" w:lineRule="auto"/>
        <w:ind w:firstLine="227"/>
        <w:rPr>
          <w:rFonts w:ascii="Calibri" w:hAnsi="Calibri" w:cs="Tahoma"/>
          <w:b/>
          <w:szCs w:val="22"/>
        </w:rPr>
      </w:pPr>
      <w:r>
        <w:rPr>
          <w:rFonts w:ascii="Calibri" w:hAnsi="Calibri" w:cs="Tahoma"/>
          <w:b/>
          <w:szCs w:val="22"/>
        </w:rPr>
        <w:t xml:space="preserve">1. The </w:t>
      </w:r>
      <w:r w:rsidR="00CB2CAA">
        <w:rPr>
          <w:rFonts w:ascii="Calibri" w:hAnsi="Calibri" w:cs="Tahoma"/>
          <w:b/>
          <w:szCs w:val="22"/>
        </w:rPr>
        <w:t>polymer</w:t>
      </w:r>
      <w:r>
        <w:rPr>
          <w:rFonts w:ascii="Calibri" w:hAnsi="Calibri" w:cs="Tahoma"/>
          <w:b/>
          <w:szCs w:val="22"/>
        </w:rPr>
        <w:t xml:space="preserve"> model</w:t>
      </w:r>
    </w:p>
    <w:p w14:paraId="21F0A791" w14:textId="60A9E121" w:rsidR="00E6792E" w:rsidRPr="00431F4B" w:rsidRDefault="00204E8E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We describe the </w:t>
      </w:r>
      <w:r w:rsidR="00D56B0F" w:rsidRPr="00431F4B">
        <w:rPr>
          <w:rFonts w:ascii="Calibri" w:hAnsi="Calibri" w:cs="Tahoma"/>
          <w:sz w:val="20"/>
          <w:szCs w:val="22"/>
        </w:rPr>
        <w:t xml:space="preserve">chromatin </w:t>
      </w:r>
      <w:r w:rsidR="00532F4E" w:rsidRPr="00431F4B">
        <w:rPr>
          <w:rFonts w:ascii="Calibri" w:hAnsi="Calibri" w:cs="Tahoma"/>
          <w:sz w:val="20"/>
          <w:szCs w:val="22"/>
        </w:rPr>
        <w:t>fibre</w:t>
      </w:r>
      <w:r w:rsidR="00D56B0F" w:rsidRPr="00431F4B">
        <w:rPr>
          <w:rFonts w:ascii="Calibri" w:hAnsi="Calibri" w:cs="Tahoma"/>
          <w:sz w:val="20"/>
          <w:szCs w:val="22"/>
        </w:rPr>
        <w:t xml:space="preserve"> </w:t>
      </w:r>
      <w:r w:rsidR="00B06FBB" w:rsidRPr="00431F4B">
        <w:rPr>
          <w:rFonts w:ascii="Calibri" w:hAnsi="Calibri" w:cs="Tahoma"/>
          <w:sz w:val="20"/>
          <w:szCs w:val="22"/>
        </w:rPr>
        <w:t>as an inextensible chain of beads</w:t>
      </w:r>
      <w:r w:rsidR="00C845E7" w:rsidRPr="00431F4B">
        <w:rPr>
          <w:rFonts w:ascii="Calibri" w:hAnsi="Calibri" w:cs="Tahoma"/>
          <w:sz w:val="20"/>
          <w:szCs w:val="22"/>
        </w:rPr>
        <w:t xml:space="preserve"> (</w:t>
      </w:r>
      <w:r w:rsidR="00737839" w:rsidRPr="00737839">
        <w:rPr>
          <w:rFonts w:ascii="Calibri" w:hAnsi="Calibri" w:cs="Tahoma"/>
          <w:b/>
          <w:sz w:val="20"/>
          <w:szCs w:val="22"/>
        </w:rPr>
        <w:t>Figure</w:t>
      </w:r>
      <w:r w:rsidR="00F21175" w:rsidRPr="00737839">
        <w:rPr>
          <w:rFonts w:ascii="Calibri" w:hAnsi="Calibri" w:cs="Tahoma"/>
          <w:b/>
          <w:sz w:val="20"/>
          <w:szCs w:val="22"/>
        </w:rPr>
        <w:t xml:space="preserve"> </w:t>
      </w:r>
      <w:r w:rsidR="00844802" w:rsidRPr="00737839">
        <w:rPr>
          <w:rFonts w:ascii="Calibri" w:hAnsi="Calibri" w:cs="Tahoma"/>
          <w:b/>
          <w:sz w:val="20"/>
          <w:szCs w:val="22"/>
        </w:rPr>
        <w:t>M</w:t>
      </w:r>
      <w:r w:rsidR="00F21175" w:rsidRPr="00737839">
        <w:rPr>
          <w:rFonts w:ascii="Calibri" w:hAnsi="Calibri" w:cs="Tahoma"/>
          <w:b/>
          <w:sz w:val="20"/>
          <w:szCs w:val="22"/>
        </w:rPr>
        <w:t>1</w:t>
      </w:r>
      <w:r w:rsidR="00456217" w:rsidRPr="00737839">
        <w:rPr>
          <w:rFonts w:ascii="Calibri" w:hAnsi="Calibri" w:cs="Tahoma"/>
          <w:b/>
          <w:sz w:val="20"/>
          <w:szCs w:val="22"/>
        </w:rPr>
        <w:t>A</w:t>
      </w:r>
      <w:r w:rsidR="00C845E7" w:rsidRPr="00431F4B">
        <w:rPr>
          <w:rFonts w:ascii="Calibri" w:hAnsi="Calibri" w:cs="Tahoma"/>
          <w:sz w:val="20"/>
          <w:szCs w:val="22"/>
        </w:rPr>
        <w:t>)</w:t>
      </w:r>
      <w:r w:rsidR="00F21175" w:rsidRPr="00431F4B">
        <w:rPr>
          <w:rFonts w:ascii="Calibri" w:hAnsi="Calibri" w:cs="Tahoma"/>
          <w:sz w:val="20"/>
          <w:szCs w:val="22"/>
        </w:rPr>
        <w:t>. The distance between consecutive beads is defined by</w:t>
      </w:r>
      <w:r w:rsidR="00D50BC0" w:rsidRPr="00431F4B">
        <w:rPr>
          <w:rFonts w:ascii="Calibri" w:hAnsi="Calibri" w:cs="Tahoma"/>
          <w:sz w:val="20"/>
          <w:szCs w:val="22"/>
        </w:rPr>
        <w:t xml:space="preserve"> the length</w:t>
      </w:r>
      <w:r w:rsidR="00F21175" w:rsidRPr="00431F4B">
        <w:rPr>
          <w:rFonts w:ascii="Calibri" w:hAnsi="Calibri" w:cs="Tahoma"/>
          <w:sz w:val="20"/>
          <w:szCs w:val="22"/>
        </w:rPr>
        <w:t xml:space="preserve"> </w:t>
      </w:r>
      <w:r w:rsidR="00F21175" w:rsidRPr="00431F4B">
        <w:rPr>
          <w:rFonts w:ascii="Calibri" w:hAnsi="Calibri" w:cs="Tahoma"/>
          <w:i/>
          <w:sz w:val="20"/>
          <w:szCs w:val="22"/>
        </w:rPr>
        <w:t>a</w:t>
      </w:r>
      <w:r w:rsidR="00F21175" w:rsidRPr="00431F4B">
        <w:rPr>
          <w:rFonts w:ascii="Calibri" w:hAnsi="Calibri" w:cs="Tahoma"/>
          <w:sz w:val="20"/>
          <w:szCs w:val="22"/>
        </w:rPr>
        <w:t xml:space="preserve">, </w:t>
      </w:r>
      <w:r w:rsidR="00D50BC0" w:rsidRPr="00431F4B">
        <w:rPr>
          <w:rFonts w:ascii="Calibri" w:hAnsi="Calibri" w:cs="Tahoma"/>
          <w:sz w:val="20"/>
          <w:szCs w:val="22"/>
        </w:rPr>
        <w:t>whose</w:t>
      </w:r>
      <w:r w:rsidR="00F21175" w:rsidRPr="00431F4B">
        <w:rPr>
          <w:rFonts w:ascii="Calibri" w:hAnsi="Calibri" w:cs="Tahoma"/>
          <w:sz w:val="20"/>
          <w:szCs w:val="22"/>
        </w:rPr>
        <w:t xml:space="preserve"> </w:t>
      </w:r>
      <w:r w:rsidR="00D50BC0" w:rsidRPr="00431F4B">
        <w:rPr>
          <w:rFonts w:ascii="Calibri" w:hAnsi="Calibri" w:cs="Tahoma"/>
          <w:sz w:val="20"/>
          <w:szCs w:val="22"/>
        </w:rPr>
        <w:t xml:space="preserve">numerical value </w:t>
      </w:r>
      <w:r w:rsidR="00C53DF7">
        <w:rPr>
          <w:rFonts w:ascii="Calibri" w:hAnsi="Calibri" w:cs="Tahoma"/>
          <w:sz w:val="20"/>
          <w:szCs w:val="22"/>
        </w:rPr>
        <w:t xml:space="preserve">(in nm) </w:t>
      </w:r>
      <w:r w:rsidR="004761A3" w:rsidRPr="00431F4B">
        <w:rPr>
          <w:rFonts w:ascii="Calibri" w:hAnsi="Calibri" w:cs="Tahoma"/>
          <w:sz w:val="20"/>
          <w:szCs w:val="22"/>
        </w:rPr>
        <w:t xml:space="preserve">sets </w:t>
      </w:r>
      <w:r w:rsidR="00400A46" w:rsidRPr="00431F4B">
        <w:rPr>
          <w:rFonts w:ascii="Calibri" w:hAnsi="Calibri" w:cs="Tahoma"/>
          <w:sz w:val="20"/>
          <w:szCs w:val="22"/>
        </w:rPr>
        <w:t>the spatial scale of the simulation</w:t>
      </w:r>
      <w:r w:rsidR="00D50BC0" w:rsidRPr="00431F4B">
        <w:rPr>
          <w:rFonts w:ascii="Calibri" w:hAnsi="Calibri" w:cs="Tahoma"/>
          <w:sz w:val="20"/>
          <w:szCs w:val="22"/>
        </w:rPr>
        <w:t>.</w:t>
      </w:r>
      <w:r w:rsidR="00E6792E" w:rsidRPr="00431F4B">
        <w:rPr>
          <w:rFonts w:ascii="Calibri" w:hAnsi="Calibri" w:cs="Tahoma"/>
          <w:sz w:val="20"/>
          <w:szCs w:val="22"/>
        </w:rPr>
        <w:t xml:space="preserve"> Beads are numbered from 1 to </w:t>
      </w:r>
      <w:r w:rsidR="00E6792E" w:rsidRPr="00431F4B">
        <w:rPr>
          <w:rFonts w:ascii="Calibri" w:hAnsi="Calibri" w:cs="Tahoma"/>
          <w:i/>
          <w:sz w:val="20"/>
          <w:szCs w:val="22"/>
        </w:rPr>
        <w:t xml:space="preserve">N </w:t>
      </w:r>
      <w:r w:rsidR="00E6792E" w:rsidRPr="00431F4B">
        <w:rPr>
          <w:rFonts w:ascii="Calibri" w:hAnsi="Calibri" w:cs="Tahoma"/>
          <w:sz w:val="20"/>
          <w:szCs w:val="22"/>
        </w:rPr>
        <w:t>from 5’ to 3’ along the genomic sequence</w:t>
      </w:r>
      <w:r w:rsidR="005327A0" w:rsidRPr="00431F4B">
        <w:rPr>
          <w:rFonts w:ascii="Calibri" w:hAnsi="Calibri" w:cs="Tahoma"/>
          <w:sz w:val="20"/>
          <w:szCs w:val="22"/>
        </w:rPr>
        <w:t>;</w:t>
      </w:r>
      <w:r w:rsidR="00565A91" w:rsidRPr="00431F4B">
        <w:rPr>
          <w:rFonts w:ascii="Calibri" w:hAnsi="Calibri" w:cs="Tahoma"/>
          <w:sz w:val="20"/>
          <w:szCs w:val="22"/>
        </w:rPr>
        <w:t xml:space="preserve"> N is determined</w:t>
      </w:r>
      <w:r w:rsidR="003353B0" w:rsidRPr="00431F4B">
        <w:rPr>
          <w:rFonts w:ascii="Calibri" w:hAnsi="Calibri" w:cs="Tahoma"/>
          <w:sz w:val="20"/>
          <w:szCs w:val="22"/>
        </w:rPr>
        <w:t xml:space="preserve"> by the length of the </w:t>
      </w:r>
      <w:r w:rsidR="004914B5" w:rsidRPr="00431F4B">
        <w:rPr>
          <w:rFonts w:ascii="Calibri" w:hAnsi="Calibri" w:cs="Tahoma"/>
          <w:sz w:val="20"/>
          <w:szCs w:val="22"/>
        </w:rPr>
        <w:t xml:space="preserve">simulated </w:t>
      </w:r>
      <w:r w:rsidR="003353B0" w:rsidRPr="00431F4B">
        <w:rPr>
          <w:rFonts w:ascii="Calibri" w:hAnsi="Calibri" w:cs="Tahoma"/>
          <w:sz w:val="20"/>
          <w:szCs w:val="22"/>
        </w:rPr>
        <w:t xml:space="preserve">region and </w:t>
      </w:r>
      <w:r w:rsidR="008D68FF" w:rsidRPr="00431F4B">
        <w:rPr>
          <w:rFonts w:ascii="Calibri" w:hAnsi="Calibri" w:cs="Tahoma"/>
          <w:sz w:val="20"/>
          <w:szCs w:val="22"/>
        </w:rPr>
        <w:t xml:space="preserve">by </w:t>
      </w:r>
      <w:r w:rsidR="003353B0" w:rsidRPr="00431F4B">
        <w:rPr>
          <w:rFonts w:ascii="Calibri" w:hAnsi="Calibri" w:cs="Tahoma"/>
          <w:sz w:val="20"/>
          <w:szCs w:val="22"/>
        </w:rPr>
        <w:t xml:space="preserve">the coarse graining </w:t>
      </w:r>
      <w:r w:rsidR="00946025" w:rsidRPr="00431F4B">
        <w:rPr>
          <w:rFonts w:ascii="Calibri" w:hAnsi="Calibri" w:cs="Tahoma"/>
          <w:sz w:val="20"/>
          <w:szCs w:val="22"/>
        </w:rPr>
        <w:t xml:space="preserve">level </w:t>
      </w:r>
      <w:r w:rsidR="00C728FB" w:rsidRPr="00431F4B">
        <w:rPr>
          <w:rFonts w:ascii="Calibri" w:hAnsi="Calibri" w:cs="Tahoma"/>
          <w:sz w:val="20"/>
          <w:szCs w:val="22"/>
        </w:rPr>
        <w:t>of its representation ont</w:t>
      </w:r>
      <w:r w:rsidR="003E6EF3" w:rsidRPr="00431F4B">
        <w:rPr>
          <w:rFonts w:ascii="Calibri" w:hAnsi="Calibri" w:cs="Tahoma"/>
          <w:sz w:val="20"/>
          <w:szCs w:val="22"/>
        </w:rPr>
        <w:t>o</w:t>
      </w:r>
      <w:r w:rsidR="00C728FB" w:rsidRPr="00431F4B">
        <w:rPr>
          <w:rFonts w:ascii="Calibri" w:hAnsi="Calibri" w:cs="Tahoma"/>
          <w:sz w:val="20"/>
          <w:szCs w:val="22"/>
        </w:rPr>
        <w:t xml:space="preserve"> </w:t>
      </w:r>
      <w:r w:rsidR="00416448" w:rsidRPr="00431F4B">
        <w:rPr>
          <w:rFonts w:ascii="Calibri" w:hAnsi="Calibri" w:cs="Tahoma"/>
          <w:sz w:val="20"/>
          <w:szCs w:val="22"/>
        </w:rPr>
        <w:t>the chain of beads</w:t>
      </w:r>
      <w:r w:rsidR="00A146DD" w:rsidRPr="00431F4B">
        <w:rPr>
          <w:rFonts w:ascii="Calibri" w:hAnsi="Calibri" w:cs="Tahoma"/>
          <w:sz w:val="20"/>
          <w:szCs w:val="22"/>
        </w:rPr>
        <w:t xml:space="preserve"> (see below)</w:t>
      </w:r>
      <w:r w:rsidR="00E6792E" w:rsidRPr="00431F4B">
        <w:rPr>
          <w:rFonts w:ascii="Calibri" w:hAnsi="Calibri" w:cs="Tahoma"/>
          <w:sz w:val="20"/>
          <w:szCs w:val="22"/>
        </w:rPr>
        <w:t>.</w:t>
      </w:r>
    </w:p>
    <w:p w14:paraId="120C7F0E" w14:textId="77777777" w:rsidR="00E6792E" w:rsidRDefault="00E6792E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p w14:paraId="17F0C97F" w14:textId="77777777" w:rsidR="00362A94" w:rsidRPr="00431F4B" w:rsidRDefault="00362A94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p w14:paraId="392D615B" w14:textId="6AB72EA1" w:rsidR="00FC4C15" w:rsidRPr="00431F4B" w:rsidRDefault="000B6D8D" w:rsidP="0025094F">
      <w:pPr>
        <w:spacing w:after="0" w:line="276" w:lineRule="auto"/>
        <w:ind w:firstLine="227"/>
        <w:jc w:val="center"/>
        <w:rPr>
          <w:rFonts w:ascii="Calibri" w:hAnsi="Calibri" w:cs="Tahoma"/>
          <w:sz w:val="20"/>
          <w:szCs w:val="22"/>
        </w:rPr>
      </w:pPr>
      <w:r>
        <w:rPr>
          <w:rFonts w:ascii="Calibri" w:hAnsi="Calibri" w:cs="Tahoma"/>
          <w:noProof/>
          <w:sz w:val="20"/>
          <w:szCs w:val="22"/>
          <w:lang w:val="en-US" w:eastAsia="en-US"/>
        </w:rPr>
        <w:drawing>
          <wp:inline distT="0" distB="0" distL="0" distR="0" wp14:anchorId="09CA8EC5" wp14:editId="29E3D4DF">
            <wp:extent cx="3308985" cy="1354667"/>
            <wp:effectExtent l="0" t="0" r="0" b="0"/>
            <wp:docPr id="11" name="Picture 11" descr="System:Users:luca:Documents:ChrX:Draft:Supplementary_model:chromatin-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ystem:Users:luca:Documents:ChrX:Draft:Supplementary_model:chromatin-1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5"/>
                    <a:stretch/>
                  </pic:blipFill>
                  <pic:spPr bwMode="auto">
                    <a:xfrm>
                      <a:off x="0" y="0"/>
                      <a:ext cx="3309227" cy="135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36A84" w14:textId="6AD08F99" w:rsidR="00FC4C15" w:rsidRPr="00431F4B" w:rsidRDefault="00FC4C15" w:rsidP="0025094F">
      <w:pPr>
        <w:spacing w:after="0" w:line="276" w:lineRule="auto"/>
        <w:ind w:firstLine="227"/>
        <w:jc w:val="both"/>
        <w:rPr>
          <w:rFonts w:ascii="Calibri" w:hAnsi="Calibri" w:cs="Tahoma"/>
          <w:sz w:val="18"/>
          <w:szCs w:val="22"/>
        </w:rPr>
      </w:pPr>
      <w:r w:rsidRPr="00431F4B">
        <w:rPr>
          <w:rFonts w:ascii="Calibri" w:hAnsi="Calibri" w:cs="Tahoma"/>
          <w:b/>
          <w:sz w:val="18"/>
          <w:szCs w:val="22"/>
        </w:rPr>
        <w:t>Fig</w:t>
      </w:r>
      <w:r w:rsidR="00456217" w:rsidRPr="00431F4B">
        <w:rPr>
          <w:rFonts w:ascii="Calibri" w:hAnsi="Calibri" w:cs="Tahoma"/>
          <w:b/>
          <w:sz w:val="18"/>
          <w:szCs w:val="22"/>
        </w:rPr>
        <w:t xml:space="preserve">ure </w:t>
      </w:r>
      <w:r w:rsidR="001B6898" w:rsidRPr="00431F4B">
        <w:rPr>
          <w:rFonts w:ascii="Calibri" w:hAnsi="Calibri" w:cs="Tahoma"/>
          <w:b/>
          <w:sz w:val="18"/>
          <w:szCs w:val="22"/>
        </w:rPr>
        <w:t>M</w:t>
      </w:r>
      <w:r w:rsidR="00456217" w:rsidRPr="00431F4B">
        <w:rPr>
          <w:rFonts w:ascii="Calibri" w:hAnsi="Calibri" w:cs="Tahoma"/>
          <w:b/>
          <w:sz w:val="18"/>
          <w:szCs w:val="22"/>
        </w:rPr>
        <w:t>1.</w:t>
      </w:r>
      <w:r w:rsidR="00456217" w:rsidRPr="00431F4B">
        <w:rPr>
          <w:rFonts w:ascii="Calibri" w:hAnsi="Calibri" w:cs="Tahoma"/>
          <w:sz w:val="18"/>
          <w:szCs w:val="22"/>
        </w:rPr>
        <w:t xml:space="preserve"> A.</w:t>
      </w:r>
      <w:r w:rsidR="00D83836" w:rsidRPr="00431F4B">
        <w:rPr>
          <w:rFonts w:ascii="Calibri" w:hAnsi="Calibri" w:cs="Tahoma"/>
          <w:sz w:val="18"/>
          <w:szCs w:val="22"/>
        </w:rPr>
        <w:t xml:space="preserve"> </w:t>
      </w:r>
      <w:r w:rsidR="00362A94">
        <w:rPr>
          <w:rFonts w:ascii="Calibri" w:hAnsi="Calibri" w:cs="Tahoma"/>
          <w:sz w:val="18"/>
          <w:szCs w:val="22"/>
        </w:rPr>
        <w:t xml:space="preserve">Beads-on a string representation of </w:t>
      </w:r>
      <w:r w:rsidR="00D83836" w:rsidRPr="00431F4B">
        <w:rPr>
          <w:rFonts w:ascii="Calibri" w:hAnsi="Calibri" w:cs="Tahoma"/>
          <w:sz w:val="18"/>
          <w:szCs w:val="22"/>
        </w:rPr>
        <w:t xml:space="preserve">the chromatin </w:t>
      </w:r>
      <w:r w:rsidR="005D3114" w:rsidRPr="00431F4B">
        <w:rPr>
          <w:rFonts w:ascii="Calibri" w:hAnsi="Calibri" w:cs="Tahoma"/>
          <w:sz w:val="18"/>
          <w:szCs w:val="22"/>
        </w:rPr>
        <w:t>fibre</w:t>
      </w:r>
      <w:r w:rsidR="00D83836" w:rsidRPr="00431F4B">
        <w:rPr>
          <w:rFonts w:ascii="Calibri" w:hAnsi="Calibri" w:cs="Tahoma"/>
          <w:sz w:val="18"/>
          <w:szCs w:val="22"/>
        </w:rPr>
        <w:t xml:space="preserve">. </w:t>
      </w:r>
      <w:r w:rsidR="00456217" w:rsidRPr="00431F4B">
        <w:rPr>
          <w:rFonts w:ascii="Calibri" w:hAnsi="Calibri" w:cs="Tahoma"/>
          <w:sz w:val="18"/>
          <w:szCs w:val="22"/>
        </w:rPr>
        <w:t>B.</w:t>
      </w:r>
      <w:r w:rsidR="00D83836" w:rsidRPr="00431F4B">
        <w:rPr>
          <w:rFonts w:ascii="Calibri" w:hAnsi="Calibri" w:cs="Tahoma"/>
          <w:sz w:val="18"/>
          <w:szCs w:val="22"/>
        </w:rPr>
        <w:t xml:space="preserve"> </w:t>
      </w:r>
      <w:r w:rsidR="00362A94">
        <w:rPr>
          <w:rFonts w:ascii="Calibri" w:hAnsi="Calibri" w:cs="Tahoma"/>
          <w:sz w:val="18"/>
          <w:szCs w:val="22"/>
        </w:rPr>
        <w:t>S</w:t>
      </w:r>
      <w:r w:rsidR="001F1301" w:rsidRPr="00431F4B">
        <w:rPr>
          <w:rFonts w:ascii="Calibri" w:hAnsi="Calibri" w:cs="Tahoma"/>
          <w:sz w:val="18"/>
          <w:szCs w:val="22"/>
        </w:rPr>
        <w:t>pherical</w:t>
      </w:r>
      <w:r w:rsidR="00D83836" w:rsidRPr="00431F4B">
        <w:rPr>
          <w:rFonts w:ascii="Calibri" w:hAnsi="Calibri" w:cs="Tahoma"/>
          <w:sz w:val="18"/>
          <w:szCs w:val="22"/>
        </w:rPr>
        <w:t>-wel</w:t>
      </w:r>
      <w:r w:rsidR="00880ACD" w:rsidRPr="00431F4B">
        <w:rPr>
          <w:rFonts w:ascii="Calibri" w:hAnsi="Calibri" w:cs="Tahoma"/>
          <w:sz w:val="18"/>
          <w:szCs w:val="22"/>
        </w:rPr>
        <w:t>l</w:t>
      </w:r>
      <w:r w:rsidR="00D83836" w:rsidRPr="00431F4B">
        <w:rPr>
          <w:rFonts w:ascii="Calibri" w:hAnsi="Calibri" w:cs="Tahoma"/>
          <w:sz w:val="18"/>
          <w:szCs w:val="22"/>
        </w:rPr>
        <w:t xml:space="preserve"> interaction potential between two beads as a function of their mutual distance.</w:t>
      </w:r>
    </w:p>
    <w:p w14:paraId="0B6EC2DD" w14:textId="77777777" w:rsidR="00362A94" w:rsidRPr="00431F4B" w:rsidRDefault="00362A94" w:rsidP="0025094F">
      <w:pPr>
        <w:spacing w:after="0" w:line="276" w:lineRule="auto"/>
        <w:jc w:val="both"/>
        <w:rPr>
          <w:rFonts w:ascii="Calibri" w:hAnsi="Calibri" w:cs="Tahoma"/>
          <w:sz w:val="20"/>
          <w:szCs w:val="22"/>
        </w:rPr>
      </w:pPr>
    </w:p>
    <w:p w14:paraId="54251F35" w14:textId="2D3EE548" w:rsidR="000E7320" w:rsidRPr="00431F4B" w:rsidRDefault="001F1301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Each bead </w:t>
      </w:r>
      <w:r w:rsidR="00FC1EBA" w:rsidRPr="00431F4B">
        <w:rPr>
          <w:rFonts w:ascii="Calibri" w:hAnsi="Calibri" w:cs="Tahoma"/>
          <w:i/>
          <w:sz w:val="20"/>
          <w:szCs w:val="22"/>
        </w:rPr>
        <w:t>i</w:t>
      </w:r>
      <w:r w:rsidR="00035E47" w:rsidRPr="00431F4B">
        <w:rPr>
          <w:rFonts w:ascii="Calibri" w:hAnsi="Calibri" w:cs="Tahoma"/>
          <w:i/>
          <w:sz w:val="20"/>
          <w:szCs w:val="22"/>
        </w:rPr>
        <w:t xml:space="preserve"> </w:t>
      </w:r>
      <w:r w:rsidR="007D589E" w:rsidRPr="00431F4B">
        <w:rPr>
          <w:rFonts w:ascii="Calibri" w:hAnsi="Calibri" w:cs="Tahoma"/>
          <w:sz w:val="20"/>
          <w:szCs w:val="22"/>
        </w:rPr>
        <w:t xml:space="preserve">is </w:t>
      </w:r>
      <w:r w:rsidR="00751AE4">
        <w:rPr>
          <w:rFonts w:ascii="Calibri" w:hAnsi="Calibri" w:cs="Tahoma"/>
          <w:sz w:val="20"/>
          <w:szCs w:val="22"/>
        </w:rPr>
        <w:t xml:space="preserve">allowed </w:t>
      </w:r>
      <w:r w:rsidR="007D589E" w:rsidRPr="00431F4B">
        <w:rPr>
          <w:rFonts w:ascii="Calibri" w:hAnsi="Calibri" w:cs="Tahoma"/>
          <w:sz w:val="20"/>
          <w:szCs w:val="22"/>
        </w:rPr>
        <w:t xml:space="preserve">to </w:t>
      </w:r>
      <w:r w:rsidRPr="00431F4B">
        <w:rPr>
          <w:rFonts w:ascii="Calibri" w:hAnsi="Calibri" w:cs="Tahoma"/>
          <w:sz w:val="20"/>
          <w:szCs w:val="22"/>
        </w:rPr>
        <w:t xml:space="preserve">interact </w:t>
      </w:r>
      <w:r w:rsidR="00FC1EBA" w:rsidRPr="00431F4B">
        <w:rPr>
          <w:rFonts w:ascii="Calibri" w:hAnsi="Calibri" w:cs="Tahoma"/>
          <w:sz w:val="20"/>
          <w:szCs w:val="22"/>
        </w:rPr>
        <w:t xml:space="preserve">with any other bead </w:t>
      </w:r>
      <w:r w:rsidR="00FC1EBA" w:rsidRPr="00431F4B">
        <w:rPr>
          <w:rFonts w:ascii="Calibri" w:hAnsi="Calibri" w:cs="Tahoma"/>
          <w:i/>
          <w:sz w:val="20"/>
          <w:szCs w:val="22"/>
        </w:rPr>
        <w:t>j</w:t>
      </w:r>
      <w:r w:rsidR="00FC1EBA" w:rsidRPr="00431F4B">
        <w:rPr>
          <w:rFonts w:ascii="Calibri" w:hAnsi="Calibri" w:cs="Tahoma"/>
          <w:sz w:val="20"/>
          <w:szCs w:val="22"/>
        </w:rPr>
        <w:t xml:space="preserve"> along the chain through a spherical-well potential </w:t>
      </w:r>
      <w:r w:rsidR="00596FEC" w:rsidRPr="00691C3F">
        <w:rPr>
          <w:rFonts w:ascii="Times" w:hAnsi="Times" w:cs="Tahoma"/>
          <w:i/>
          <w:sz w:val="20"/>
          <w:szCs w:val="22"/>
        </w:rPr>
        <w:t>B</w:t>
      </w:r>
      <w:r w:rsidR="00596FEC" w:rsidRPr="00691C3F">
        <w:rPr>
          <w:rFonts w:ascii="Times" w:hAnsi="Times" w:cs="Tahoma"/>
          <w:i/>
          <w:sz w:val="20"/>
          <w:szCs w:val="22"/>
          <w:vertAlign w:val="subscript"/>
        </w:rPr>
        <w:t>ij</w:t>
      </w:r>
      <w:r w:rsidR="00EB0691" w:rsidRPr="00691C3F">
        <w:rPr>
          <w:rFonts w:ascii="Times" w:hAnsi="Times" w:cs="Tahoma"/>
          <w:i/>
          <w:sz w:val="20"/>
          <w:szCs w:val="22"/>
        </w:rPr>
        <w:t>(d</w:t>
      </w:r>
      <w:r w:rsidR="00EB0691" w:rsidRPr="00691C3F">
        <w:rPr>
          <w:rFonts w:ascii="Times" w:hAnsi="Times" w:cs="Tahoma"/>
          <w:i/>
          <w:sz w:val="20"/>
          <w:szCs w:val="22"/>
          <w:vertAlign w:val="subscript"/>
        </w:rPr>
        <w:t>ij</w:t>
      </w:r>
      <w:r w:rsidR="00EB0691" w:rsidRPr="00691C3F">
        <w:rPr>
          <w:rFonts w:ascii="Times" w:hAnsi="Times" w:cs="Tahoma"/>
          <w:i/>
          <w:sz w:val="20"/>
          <w:szCs w:val="22"/>
        </w:rPr>
        <w:t>)</w:t>
      </w:r>
      <w:r w:rsidR="00596FEC" w:rsidRPr="00431F4B">
        <w:rPr>
          <w:rFonts w:ascii="Calibri" w:hAnsi="Calibri" w:cs="Tahoma"/>
          <w:i/>
          <w:sz w:val="20"/>
          <w:szCs w:val="22"/>
        </w:rPr>
        <w:t xml:space="preserve"> </w:t>
      </w:r>
      <w:r w:rsidR="00142E0C" w:rsidRPr="00431F4B">
        <w:rPr>
          <w:rFonts w:ascii="Calibri" w:hAnsi="Calibri" w:cs="Tahoma"/>
          <w:sz w:val="20"/>
          <w:szCs w:val="22"/>
        </w:rPr>
        <w:t xml:space="preserve">that depends on their mutual </w:t>
      </w:r>
      <w:r w:rsidR="00F015D7" w:rsidRPr="00431F4B">
        <w:rPr>
          <w:rFonts w:ascii="Calibri" w:hAnsi="Calibri" w:cs="Tahoma"/>
          <w:sz w:val="20"/>
          <w:szCs w:val="22"/>
        </w:rPr>
        <w:t xml:space="preserve">3D </w:t>
      </w:r>
      <w:r w:rsidR="00142E0C" w:rsidRPr="00431F4B">
        <w:rPr>
          <w:rFonts w:ascii="Calibri" w:hAnsi="Calibri" w:cs="Tahoma"/>
          <w:sz w:val="20"/>
          <w:szCs w:val="22"/>
        </w:rPr>
        <w:t>distance</w:t>
      </w:r>
      <w:r w:rsidR="00035E47" w:rsidRPr="00431F4B">
        <w:rPr>
          <w:rFonts w:ascii="Calibri" w:hAnsi="Calibri" w:cs="Tahoma"/>
          <w:sz w:val="20"/>
          <w:szCs w:val="22"/>
        </w:rPr>
        <w:t xml:space="preserve"> </w:t>
      </w:r>
      <w:r w:rsidR="00035E47" w:rsidRPr="00691C3F">
        <w:rPr>
          <w:rFonts w:ascii="Times" w:hAnsi="Times" w:cs="Tahoma"/>
          <w:i/>
          <w:sz w:val="20"/>
          <w:szCs w:val="22"/>
        </w:rPr>
        <w:t>d</w:t>
      </w:r>
      <w:r w:rsidR="00456217" w:rsidRPr="00691C3F">
        <w:rPr>
          <w:rFonts w:ascii="Times" w:hAnsi="Times" w:cs="Tahoma"/>
          <w:i/>
          <w:sz w:val="20"/>
          <w:szCs w:val="22"/>
          <w:vertAlign w:val="subscript"/>
        </w:rPr>
        <w:t>ij</w:t>
      </w:r>
      <w:r w:rsidR="00456217" w:rsidRPr="00431F4B">
        <w:rPr>
          <w:rFonts w:ascii="Calibri" w:hAnsi="Calibri" w:cs="Tahoma"/>
          <w:i/>
          <w:sz w:val="20"/>
          <w:szCs w:val="22"/>
        </w:rPr>
        <w:t xml:space="preserve"> </w:t>
      </w:r>
      <w:r w:rsidR="00456217" w:rsidRPr="00431F4B">
        <w:rPr>
          <w:rFonts w:ascii="Calibri" w:hAnsi="Calibri" w:cs="Tahoma"/>
          <w:sz w:val="20"/>
          <w:szCs w:val="22"/>
        </w:rPr>
        <w:t>(</w:t>
      </w:r>
      <w:r w:rsidR="00AC4B9A" w:rsidRPr="00AC4B9A">
        <w:rPr>
          <w:rFonts w:ascii="Calibri" w:hAnsi="Calibri" w:cs="Tahoma"/>
          <w:b/>
          <w:sz w:val="20"/>
          <w:szCs w:val="22"/>
        </w:rPr>
        <w:t>Figure M1B</w:t>
      </w:r>
      <w:r w:rsidR="00456217" w:rsidRPr="00431F4B">
        <w:rPr>
          <w:rFonts w:ascii="Calibri" w:hAnsi="Calibri" w:cs="Tahoma"/>
          <w:sz w:val="20"/>
          <w:szCs w:val="22"/>
        </w:rPr>
        <w:t>)</w:t>
      </w:r>
      <w:r w:rsidR="00142E0C" w:rsidRPr="00431F4B">
        <w:rPr>
          <w:rFonts w:ascii="Calibri" w:hAnsi="Calibri" w:cs="Tahoma"/>
          <w:sz w:val="20"/>
          <w:szCs w:val="22"/>
        </w:rPr>
        <w:t xml:space="preserve">. </w:t>
      </w:r>
      <w:r w:rsidR="00336C03" w:rsidRPr="00431F4B">
        <w:rPr>
          <w:rFonts w:ascii="Calibri" w:hAnsi="Calibri" w:cs="Tahoma"/>
          <w:sz w:val="20"/>
          <w:szCs w:val="22"/>
        </w:rPr>
        <w:t xml:space="preserve">When </w:t>
      </w:r>
      <w:r w:rsidR="00142E0C" w:rsidRPr="00431F4B">
        <w:rPr>
          <w:rFonts w:ascii="Calibri" w:hAnsi="Calibri" w:cs="Tahoma"/>
          <w:sz w:val="20"/>
          <w:szCs w:val="22"/>
        </w:rPr>
        <w:t>the two beads are closer than</w:t>
      </w:r>
      <w:r w:rsidR="00BD19E8" w:rsidRPr="00431F4B">
        <w:rPr>
          <w:rFonts w:ascii="Calibri" w:hAnsi="Calibri" w:cs="Tahoma"/>
          <w:sz w:val="20"/>
          <w:szCs w:val="22"/>
        </w:rPr>
        <w:t xml:space="preserve"> </w:t>
      </w:r>
      <w:r w:rsidR="007251AB">
        <w:rPr>
          <w:rFonts w:ascii="Calibri" w:hAnsi="Calibri" w:cs="Tahoma"/>
          <w:sz w:val="20"/>
          <w:szCs w:val="22"/>
        </w:rPr>
        <w:t xml:space="preserve">the </w:t>
      </w:r>
      <w:r w:rsidR="00BD19E8" w:rsidRPr="00431F4B">
        <w:rPr>
          <w:rFonts w:ascii="Calibri" w:hAnsi="Calibri" w:cs="Tahoma"/>
          <w:sz w:val="20"/>
          <w:szCs w:val="22"/>
        </w:rPr>
        <w:t>hard</w:t>
      </w:r>
      <w:r w:rsidR="007251AB">
        <w:rPr>
          <w:rFonts w:ascii="Calibri" w:hAnsi="Calibri" w:cs="Tahoma"/>
          <w:sz w:val="20"/>
          <w:szCs w:val="22"/>
        </w:rPr>
        <w:t>-</w:t>
      </w:r>
      <w:r w:rsidR="00BD19E8" w:rsidRPr="00431F4B">
        <w:rPr>
          <w:rFonts w:ascii="Calibri" w:hAnsi="Calibri" w:cs="Tahoma"/>
          <w:sz w:val="20"/>
          <w:szCs w:val="22"/>
        </w:rPr>
        <w:t>core radius</w:t>
      </w:r>
      <w:r w:rsidR="00142E0C" w:rsidRPr="00431F4B">
        <w:rPr>
          <w:rFonts w:ascii="Calibri" w:hAnsi="Calibri" w:cs="Tahoma"/>
          <w:sz w:val="20"/>
          <w:szCs w:val="22"/>
        </w:rPr>
        <w:t xml:space="preserve"> </w:t>
      </w:r>
      <w:r w:rsidR="00142E0C" w:rsidRPr="00691C3F">
        <w:rPr>
          <w:rFonts w:ascii="Times" w:hAnsi="Times" w:cs="Tahoma"/>
          <w:i/>
          <w:sz w:val="20"/>
          <w:szCs w:val="22"/>
        </w:rPr>
        <w:t>r</w:t>
      </w:r>
      <w:r w:rsidR="00142E0C" w:rsidRPr="00691C3F">
        <w:rPr>
          <w:rFonts w:ascii="Times" w:hAnsi="Times" w:cs="Tahoma"/>
          <w:i/>
          <w:sz w:val="20"/>
          <w:szCs w:val="22"/>
          <w:vertAlign w:val="subscript"/>
        </w:rPr>
        <w:t>HC</w:t>
      </w:r>
      <w:r w:rsidR="00A84281" w:rsidRPr="00431F4B">
        <w:rPr>
          <w:rFonts w:ascii="Calibri" w:hAnsi="Calibri" w:cs="Tahoma"/>
          <w:sz w:val="20"/>
          <w:szCs w:val="22"/>
        </w:rPr>
        <w:t xml:space="preserve">, </w:t>
      </w:r>
      <w:r w:rsidR="00142E0C" w:rsidRPr="00431F4B">
        <w:rPr>
          <w:rFonts w:ascii="Calibri" w:hAnsi="Calibri" w:cs="Tahoma"/>
          <w:sz w:val="20"/>
          <w:szCs w:val="22"/>
        </w:rPr>
        <w:t xml:space="preserve">then </w:t>
      </w:r>
      <w:r w:rsidR="00FA7397" w:rsidRPr="00691C3F">
        <w:rPr>
          <w:rFonts w:ascii="Times" w:hAnsi="Times" w:cs="Tahoma"/>
          <w:i/>
          <w:sz w:val="20"/>
          <w:szCs w:val="22"/>
        </w:rPr>
        <w:t>B</w:t>
      </w:r>
      <w:r w:rsidR="00FA7397" w:rsidRPr="00691C3F">
        <w:rPr>
          <w:rFonts w:ascii="Times" w:hAnsi="Times" w:cs="Tahoma"/>
          <w:i/>
          <w:sz w:val="20"/>
          <w:szCs w:val="22"/>
          <w:vertAlign w:val="subscript"/>
        </w:rPr>
        <w:t>ij</w:t>
      </w:r>
      <w:r w:rsidR="00FA7397" w:rsidRPr="00691C3F">
        <w:rPr>
          <w:rFonts w:ascii="Times" w:hAnsi="Times" w:cs="Tahoma"/>
          <w:i/>
          <w:sz w:val="20"/>
          <w:szCs w:val="22"/>
        </w:rPr>
        <w:t>=</w:t>
      </w:r>
      <w:r w:rsidR="00FA7397" w:rsidRPr="00691C3F">
        <w:rPr>
          <w:rFonts w:ascii="Times" w:hAnsi="Times" w:cs="Tahoma"/>
          <w:sz w:val="20"/>
          <w:szCs w:val="22"/>
        </w:rPr>
        <w:t>+∞</w:t>
      </w:r>
      <w:r w:rsidR="007601DD" w:rsidRPr="00431F4B">
        <w:rPr>
          <w:rFonts w:ascii="Calibri" w:hAnsi="Calibri" w:cs="Tahoma"/>
          <w:sz w:val="20"/>
          <w:szCs w:val="22"/>
        </w:rPr>
        <w:t xml:space="preserve"> (impenetrable hard core)</w:t>
      </w:r>
      <w:r w:rsidR="00035E47" w:rsidRPr="00431F4B">
        <w:rPr>
          <w:rFonts w:ascii="Calibri" w:hAnsi="Calibri" w:cs="Tahoma"/>
          <w:sz w:val="20"/>
          <w:szCs w:val="22"/>
        </w:rPr>
        <w:t xml:space="preserve">. If </w:t>
      </w:r>
      <w:r w:rsidR="00035E47" w:rsidRPr="00691C3F">
        <w:rPr>
          <w:rFonts w:ascii="Times" w:hAnsi="Times" w:cs="Tahoma"/>
          <w:i/>
          <w:sz w:val="20"/>
          <w:szCs w:val="22"/>
        </w:rPr>
        <w:t>r</w:t>
      </w:r>
      <w:r w:rsidR="00035E47" w:rsidRPr="00691C3F">
        <w:rPr>
          <w:rFonts w:ascii="Times" w:hAnsi="Times" w:cs="Tahoma"/>
          <w:i/>
          <w:sz w:val="20"/>
          <w:szCs w:val="22"/>
          <w:vertAlign w:val="subscript"/>
        </w:rPr>
        <w:t>HC</w:t>
      </w:r>
      <w:r w:rsidR="00035E47" w:rsidRPr="00691C3F">
        <w:rPr>
          <w:rFonts w:ascii="Times" w:hAnsi="Times" w:cs="Tahoma"/>
          <w:sz w:val="20"/>
          <w:szCs w:val="22"/>
        </w:rPr>
        <w:t xml:space="preserve"> </w:t>
      </w:r>
      <w:r w:rsidR="00035E47" w:rsidRPr="00691C3F">
        <w:rPr>
          <w:rFonts w:ascii="Times" w:hAnsi="Times" w:cs="Tahoma"/>
          <w:i/>
          <w:sz w:val="20"/>
          <w:szCs w:val="22"/>
        </w:rPr>
        <w:t>&lt; d</w:t>
      </w:r>
      <w:r w:rsidR="00CF74D4" w:rsidRPr="00691C3F">
        <w:rPr>
          <w:rFonts w:ascii="Times" w:hAnsi="Times" w:cs="Tahoma"/>
          <w:i/>
          <w:sz w:val="20"/>
          <w:szCs w:val="22"/>
          <w:vertAlign w:val="subscript"/>
        </w:rPr>
        <w:t>ij</w:t>
      </w:r>
      <w:r w:rsidR="00035E47" w:rsidRPr="00691C3F">
        <w:rPr>
          <w:rFonts w:ascii="Times" w:hAnsi="Times" w:cs="Tahoma"/>
          <w:i/>
          <w:sz w:val="20"/>
          <w:szCs w:val="22"/>
        </w:rPr>
        <w:t xml:space="preserve"> &lt; </w:t>
      </w:r>
      <w:r w:rsidR="008B1EC5" w:rsidRPr="00691C3F">
        <w:rPr>
          <w:rFonts w:ascii="Times" w:hAnsi="Times" w:cs="Tahoma"/>
          <w:i/>
          <w:sz w:val="20"/>
          <w:szCs w:val="22"/>
        </w:rPr>
        <w:t>R</w:t>
      </w:r>
      <w:r w:rsidR="00D40BF9" w:rsidRPr="00431F4B">
        <w:rPr>
          <w:rFonts w:ascii="Calibri" w:hAnsi="Calibri" w:cs="Tahoma"/>
          <w:i/>
          <w:sz w:val="20"/>
          <w:szCs w:val="22"/>
          <w:vertAlign w:val="subscript"/>
        </w:rPr>
        <w:t xml:space="preserve"> </w:t>
      </w:r>
      <w:r w:rsidR="00766C41" w:rsidRPr="00431F4B">
        <w:rPr>
          <w:rFonts w:ascii="Calibri" w:hAnsi="Calibri" w:cs="Tahoma"/>
          <w:sz w:val="20"/>
          <w:szCs w:val="22"/>
        </w:rPr>
        <w:t>the two beads</w:t>
      </w:r>
      <w:r w:rsidR="00035E47" w:rsidRPr="00431F4B">
        <w:rPr>
          <w:rFonts w:ascii="Calibri" w:hAnsi="Calibri" w:cs="Tahoma"/>
          <w:sz w:val="20"/>
          <w:szCs w:val="22"/>
        </w:rPr>
        <w:t xml:space="preserve"> interact with energy </w:t>
      </w:r>
      <w:r w:rsidR="00035E47" w:rsidRPr="00691C3F">
        <w:rPr>
          <w:rFonts w:ascii="Times" w:hAnsi="Times" w:cs="Tahoma"/>
          <w:i/>
          <w:sz w:val="20"/>
          <w:szCs w:val="22"/>
        </w:rPr>
        <w:t>B</w:t>
      </w:r>
      <w:r w:rsidR="00035E47" w:rsidRPr="00691C3F">
        <w:rPr>
          <w:rFonts w:ascii="Times" w:hAnsi="Times" w:cs="Tahoma"/>
          <w:i/>
          <w:sz w:val="20"/>
          <w:szCs w:val="22"/>
          <w:vertAlign w:val="subscript"/>
        </w:rPr>
        <w:t>ij</w:t>
      </w:r>
      <w:r w:rsidR="009D649E" w:rsidRPr="00431F4B">
        <w:rPr>
          <w:rFonts w:ascii="Calibri" w:hAnsi="Calibri" w:cs="Tahoma"/>
          <w:i/>
          <w:sz w:val="20"/>
          <w:szCs w:val="22"/>
        </w:rPr>
        <w:t xml:space="preserve">, </w:t>
      </w:r>
      <w:r w:rsidR="009D649E" w:rsidRPr="00431F4B">
        <w:rPr>
          <w:rFonts w:ascii="Calibri" w:hAnsi="Calibri" w:cs="Tahoma"/>
          <w:sz w:val="20"/>
          <w:szCs w:val="22"/>
        </w:rPr>
        <w:t>which can</w:t>
      </w:r>
      <w:r w:rsidR="00035E47" w:rsidRPr="00431F4B">
        <w:rPr>
          <w:rFonts w:ascii="Calibri" w:hAnsi="Calibri" w:cs="Tahoma"/>
          <w:sz w:val="20"/>
          <w:szCs w:val="22"/>
        </w:rPr>
        <w:t xml:space="preserve"> </w:t>
      </w:r>
      <w:r w:rsidR="009D649E" w:rsidRPr="00431F4B">
        <w:rPr>
          <w:rFonts w:ascii="Calibri" w:hAnsi="Calibri" w:cs="Tahoma"/>
          <w:sz w:val="20"/>
          <w:szCs w:val="22"/>
        </w:rPr>
        <w:t xml:space="preserve">be </w:t>
      </w:r>
      <w:r w:rsidR="002D7A5A" w:rsidRPr="00431F4B">
        <w:rPr>
          <w:rFonts w:ascii="Calibri" w:hAnsi="Calibri" w:cs="Tahoma"/>
          <w:sz w:val="20"/>
          <w:szCs w:val="22"/>
        </w:rPr>
        <w:t xml:space="preserve">either </w:t>
      </w:r>
      <w:r w:rsidR="009D649E" w:rsidRPr="00431F4B">
        <w:rPr>
          <w:rFonts w:ascii="Calibri" w:hAnsi="Calibri" w:cs="Tahoma"/>
          <w:sz w:val="20"/>
          <w:szCs w:val="22"/>
        </w:rPr>
        <w:t xml:space="preserve">negative </w:t>
      </w:r>
      <w:r w:rsidR="002D7A5A" w:rsidRPr="00431F4B">
        <w:rPr>
          <w:rFonts w:ascii="Calibri" w:hAnsi="Calibri" w:cs="Tahoma"/>
          <w:sz w:val="20"/>
          <w:szCs w:val="22"/>
        </w:rPr>
        <w:t xml:space="preserve">or positive </w:t>
      </w:r>
      <w:r w:rsidR="009D649E" w:rsidRPr="00431F4B">
        <w:rPr>
          <w:rFonts w:ascii="Calibri" w:hAnsi="Calibri" w:cs="Tahoma"/>
          <w:sz w:val="20"/>
          <w:szCs w:val="22"/>
        </w:rPr>
        <w:t>(</w:t>
      </w:r>
      <w:r w:rsidR="002D7A5A" w:rsidRPr="00431F4B">
        <w:rPr>
          <w:rFonts w:ascii="Calibri" w:hAnsi="Calibri" w:cs="Tahoma"/>
          <w:sz w:val="20"/>
          <w:szCs w:val="22"/>
        </w:rPr>
        <w:t xml:space="preserve">corresponding to </w:t>
      </w:r>
      <w:r w:rsidR="00503A67" w:rsidRPr="00431F4B">
        <w:rPr>
          <w:rFonts w:ascii="Calibri" w:hAnsi="Calibri" w:cs="Tahoma"/>
          <w:sz w:val="20"/>
          <w:szCs w:val="22"/>
        </w:rPr>
        <w:t>mutual attraction</w:t>
      </w:r>
      <w:r w:rsidR="002D7A5A" w:rsidRPr="00431F4B">
        <w:rPr>
          <w:rFonts w:ascii="Calibri" w:hAnsi="Calibri" w:cs="Tahoma"/>
          <w:sz w:val="20"/>
          <w:szCs w:val="22"/>
        </w:rPr>
        <w:t xml:space="preserve"> </w:t>
      </w:r>
      <w:r w:rsidR="00045A35" w:rsidRPr="00431F4B">
        <w:rPr>
          <w:rFonts w:ascii="Calibri" w:hAnsi="Calibri" w:cs="Tahoma"/>
          <w:sz w:val="20"/>
          <w:szCs w:val="22"/>
        </w:rPr>
        <w:t xml:space="preserve">or </w:t>
      </w:r>
      <w:r w:rsidR="002D7A5A" w:rsidRPr="00431F4B">
        <w:rPr>
          <w:rFonts w:ascii="Calibri" w:hAnsi="Calibri" w:cs="Tahoma"/>
          <w:sz w:val="20"/>
          <w:szCs w:val="22"/>
        </w:rPr>
        <w:t>repulsion, respectively</w:t>
      </w:r>
      <w:r w:rsidR="009D649E" w:rsidRPr="00431F4B">
        <w:rPr>
          <w:rFonts w:ascii="Calibri" w:hAnsi="Calibri" w:cs="Tahoma"/>
          <w:sz w:val="20"/>
          <w:szCs w:val="22"/>
        </w:rPr>
        <w:t>)</w:t>
      </w:r>
      <w:r w:rsidR="008627FD" w:rsidRPr="00431F4B">
        <w:rPr>
          <w:rFonts w:ascii="Calibri" w:hAnsi="Calibri" w:cs="Tahoma"/>
          <w:sz w:val="20"/>
          <w:szCs w:val="22"/>
        </w:rPr>
        <w:t>.</w:t>
      </w:r>
      <w:r w:rsidR="00764164" w:rsidRPr="00431F4B">
        <w:rPr>
          <w:rFonts w:ascii="Calibri" w:hAnsi="Calibri" w:cs="Tahoma"/>
          <w:sz w:val="20"/>
          <w:szCs w:val="22"/>
        </w:rPr>
        <w:t xml:space="preserve"> If </w:t>
      </w:r>
      <w:r w:rsidR="00764164" w:rsidRPr="00691C3F">
        <w:rPr>
          <w:rFonts w:ascii="Times" w:hAnsi="Times" w:cs="Tahoma"/>
          <w:i/>
          <w:sz w:val="20"/>
          <w:szCs w:val="22"/>
        </w:rPr>
        <w:t>d</w:t>
      </w:r>
      <w:r w:rsidR="00764164" w:rsidRPr="00691C3F">
        <w:rPr>
          <w:rFonts w:ascii="Times" w:hAnsi="Times" w:cs="Tahoma"/>
          <w:i/>
          <w:sz w:val="20"/>
          <w:szCs w:val="22"/>
          <w:vertAlign w:val="subscript"/>
        </w:rPr>
        <w:t>ij</w:t>
      </w:r>
      <w:r w:rsidR="00764164" w:rsidRPr="00691C3F">
        <w:rPr>
          <w:rFonts w:ascii="Times" w:hAnsi="Times" w:cs="Tahoma"/>
          <w:i/>
          <w:sz w:val="20"/>
          <w:szCs w:val="22"/>
        </w:rPr>
        <w:t xml:space="preserve"> &gt; </w:t>
      </w:r>
      <w:r w:rsidR="008B1EC5" w:rsidRPr="00691C3F">
        <w:rPr>
          <w:rFonts w:ascii="Times" w:hAnsi="Times" w:cs="Tahoma"/>
          <w:i/>
          <w:sz w:val="20"/>
          <w:szCs w:val="22"/>
        </w:rPr>
        <w:t>R</w:t>
      </w:r>
      <w:r w:rsidR="00764164" w:rsidRPr="00431F4B">
        <w:rPr>
          <w:rFonts w:ascii="Calibri" w:hAnsi="Calibri" w:cs="Tahoma"/>
          <w:sz w:val="20"/>
          <w:szCs w:val="22"/>
        </w:rPr>
        <w:t xml:space="preserve"> </w:t>
      </w:r>
      <w:r w:rsidR="00AA797A" w:rsidRPr="00431F4B">
        <w:rPr>
          <w:rFonts w:ascii="Calibri" w:hAnsi="Calibri" w:cs="Tahoma"/>
          <w:sz w:val="20"/>
          <w:szCs w:val="22"/>
        </w:rPr>
        <w:t xml:space="preserve">the </w:t>
      </w:r>
      <w:r w:rsidR="00764164" w:rsidRPr="00431F4B">
        <w:rPr>
          <w:rFonts w:ascii="Calibri" w:hAnsi="Calibri" w:cs="Tahoma"/>
          <w:sz w:val="20"/>
          <w:szCs w:val="22"/>
        </w:rPr>
        <w:t>beads do not interact.</w:t>
      </w:r>
      <w:r w:rsidR="00503A67" w:rsidRPr="00431F4B">
        <w:rPr>
          <w:rFonts w:ascii="Calibri" w:hAnsi="Calibri" w:cs="Tahoma"/>
          <w:sz w:val="20"/>
          <w:szCs w:val="22"/>
        </w:rPr>
        <w:t xml:space="preserve"> </w:t>
      </w:r>
      <w:r w:rsidR="00336C03" w:rsidRPr="00431F4B">
        <w:rPr>
          <w:rFonts w:ascii="Calibri" w:hAnsi="Calibri" w:cs="Tahoma"/>
          <w:sz w:val="20"/>
          <w:szCs w:val="22"/>
        </w:rPr>
        <w:t>Nearest-neighbour interactions between consecutive beads along the chain are not allowed (</w:t>
      </w:r>
      <w:r w:rsidR="00336C03" w:rsidRPr="00691C3F">
        <w:rPr>
          <w:rFonts w:ascii="Times" w:hAnsi="Times" w:cs="Tahoma"/>
          <w:i/>
          <w:sz w:val="20"/>
          <w:szCs w:val="22"/>
        </w:rPr>
        <w:t>B</w:t>
      </w:r>
      <w:r w:rsidR="00336C03" w:rsidRPr="00691C3F">
        <w:rPr>
          <w:rFonts w:ascii="Times" w:hAnsi="Times" w:cs="Tahoma"/>
          <w:i/>
          <w:sz w:val="20"/>
          <w:szCs w:val="22"/>
          <w:vertAlign w:val="subscript"/>
        </w:rPr>
        <w:t>i,i+1</w:t>
      </w:r>
      <w:r w:rsidR="00336C03" w:rsidRPr="00691C3F">
        <w:rPr>
          <w:rFonts w:ascii="Times" w:hAnsi="Times" w:cs="Tahoma"/>
          <w:sz w:val="20"/>
          <w:szCs w:val="22"/>
        </w:rPr>
        <w:t>=</w:t>
      </w:r>
      <w:r w:rsidR="00336C03" w:rsidRPr="00691C3F">
        <w:rPr>
          <w:rFonts w:ascii="Calibri" w:hAnsi="Calibri" w:cs="Tahoma"/>
          <w:sz w:val="20"/>
          <w:szCs w:val="22"/>
        </w:rPr>
        <w:t>0</w:t>
      </w:r>
      <w:r w:rsidR="00336C03" w:rsidRPr="00431F4B">
        <w:rPr>
          <w:rFonts w:ascii="Calibri" w:hAnsi="Calibri" w:cs="Tahoma"/>
          <w:i/>
          <w:sz w:val="20"/>
          <w:szCs w:val="22"/>
        </w:rPr>
        <w:t>)</w:t>
      </w:r>
      <w:r w:rsidR="00336C03" w:rsidRPr="00431F4B">
        <w:rPr>
          <w:rFonts w:ascii="Calibri" w:hAnsi="Calibri" w:cs="Tahoma"/>
          <w:sz w:val="20"/>
          <w:szCs w:val="22"/>
        </w:rPr>
        <w:t xml:space="preserve">. </w:t>
      </w:r>
    </w:p>
    <w:p w14:paraId="2DE89341" w14:textId="45D9FF98" w:rsidR="00D40BF9" w:rsidRPr="00431F4B" w:rsidRDefault="00D25FB8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For </w:t>
      </w:r>
      <w:r w:rsidR="0000449C" w:rsidRPr="00431F4B">
        <w:rPr>
          <w:rFonts w:ascii="Calibri" w:hAnsi="Calibri" w:cs="Tahoma"/>
          <w:sz w:val="20"/>
          <w:szCs w:val="22"/>
        </w:rPr>
        <w:t>any</w:t>
      </w:r>
      <w:r w:rsidRPr="00431F4B">
        <w:rPr>
          <w:rFonts w:ascii="Calibri" w:hAnsi="Calibri" w:cs="Tahoma"/>
          <w:sz w:val="20"/>
          <w:szCs w:val="22"/>
        </w:rPr>
        <w:t xml:space="preserve"> given conformation of the chain, the total energy of the </w:t>
      </w:r>
      <w:r w:rsidR="005D3114" w:rsidRPr="00431F4B">
        <w:rPr>
          <w:rFonts w:ascii="Calibri" w:hAnsi="Calibri" w:cs="Tahoma"/>
          <w:sz w:val="20"/>
          <w:szCs w:val="22"/>
        </w:rPr>
        <w:t>fibre</w:t>
      </w:r>
      <w:r w:rsidRPr="00431F4B">
        <w:rPr>
          <w:rFonts w:ascii="Calibri" w:hAnsi="Calibri" w:cs="Tahoma"/>
          <w:sz w:val="20"/>
          <w:szCs w:val="22"/>
        </w:rPr>
        <w:t xml:space="preserve"> is given by the sum of the contributions of all pairs of beads, </w:t>
      </w:r>
      <w:r w:rsidRPr="00691C3F">
        <w:rPr>
          <w:rFonts w:ascii="Times" w:hAnsi="Times" w:cs="Tahoma"/>
          <w:i/>
          <w:sz w:val="20"/>
          <w:szCs w:val="22"/>
        </w:rPr>
        <w:t>E</w:t>
      </w:r>
      <w:r w:rsidRPr="00691C3F">
        <w:rPr>
          <w:rFonts w:ascii="Times" w:hAnsi="Times" w:cs="Tahoma"/>
          <w:sz w:val="20"/>
          <w:szCs w:val="22"/>
        </w:rPr>
        <w:t xml:space="preserve"> = Σ</w:t>
      </w:r>
      <w:r w:rsidRPr="00691C3F">
        <w:rPr>
          <w:rFonts w:ascii="Times" w:hAnsi="Times" w:cs="Tahoma"/>
          <w:i/>
          <w:sz w:val="20"/>
          <w:szCs w:val="22"/>
          <w:vertAlign w:val="subscript"/>
        </w:rPr>
        <w:t>i</w:t>
      </w:r>
      <w:ins w:id="2" w:author="Guido Tiana" w:date="2013-08-07T14:58:00Z">
        <w:r w:rsidR="00BC3234">
          <w:rPr>
            <w:rFonts w:ascii="Times" w:hAnsi="Times" w:cs="Tahoma"/>
            <w:i/>
            <w:sz w:val="20"/>
            <w:szCs w:val="22"/>
            <w:vertAlign w:val="subscript"/>
          </w:rPr>
          <w:t>&lt;</w:t>
        </w:r>
      </w:ins>
      <w:r w:rsidRPr="00691C3F">
        <w:rPr>
          <w:rFonts w:ascii="Times" w:hAnsi="Times" w:cs="Tahoma"/>
          <w:i/>
          <w:sz w:val="20"/>
          <w:szCs w:val="22"/>
          <w:vertAlign w:val="subscript"/>
        </w:rPr>
        <w:t xml:space="preserve">j </w:t>
      </w:r>
      <w:r w:rsidRPr="00691C3F">
        <w:rPr>
          <w:rFonts w:ascii="Times" w:hAnsi="Times" w:cs="Tahoma"/>
          <w:i/>
          <w:sz w:val="20"/>
          <w:szCs w:val="22"/>
        </w:rPr>
        <w:t>B</w:t>
      </w:r>
      <w:r w:rsidRPr="00691C3F">
        <w:rPr>
          <w:rFonts w:ascii="Times" w:hAnsi="Times" w:cs="Tahoma"/>
          <w:i/>
          <w:sz w:val="20"/>
          <w:szCs w:val="22"/>
          <w:vertAlign w:val="subscript"/>
        </w:rPr>
        <w:t>ij</w:t>
      </w:r>
      <w:r w:rsidRPr="00431F4B">
        <w:rPr>
          <w:rFonts w:ascii="Calibri" w:hAnsi="Calibri" w:cs="Tahoma"/>
          <w:sz w:val="20"/>
          <w:szCs w:val="22"/>
        </w:rPr>
        <w:t>. No explicit angular energy is used to incr</w:t>
      </w:r>
      <w:r w:rsidR="006F2352" w:rsidRPr="00431F4B">
        <w:rPr>
          <w:rFonts w:ascii="Calibri" w:hAnsi="Calibri" w:cs="Tahoma"/>
          <w:sz w:val="20"/>
          <w:szCs w:val="22"/>
        </w:rPr>
        <w:t>ease the rigidity of the chain:</w:t>
      </w:r>
      <w:r w:rsidR="000D28F7" w:rsidRPr="00431F4B">
        <w:rPr>
          <w:rFonts w:ascii="Calibri" w:hAnsi="Calibri" w:cs="Tahoma"/>
          <w:sz w:val="20"/>
          <w:szCs w:val="22"/>
        </w:rPr>
        <w:t xml:space="preserve"> allowing</w:t>
      </w:r>
      <w:r w:rsidR="000D28F7" w:rsidRPr="00431F4B">
        <w:rPr>
          <w:rFonts w:ascii="Calibri" w:hAnsi="Calibri" w:cs="Tahoma"/>
          <w:i/>
          <w:sz w:val="20"/>
          <w:szCs w:val="22"/>
        </w:rPr>
        <w:t xml:space="preserve"> </w:t>
      </w:r>
      <w:r w:rsidR="000D28F7" w:rsidRPr="00691C3F">
        <w:rPr>
          <w:rFonts w:ascii="Times" w:hAnsi="Times" w:cs="Tahoma"/>
          <w:i/>
          <w:sz w:val="20"/>
          <w:szCs w:val="22"/>
        </w:rPr>
        <w:t>B</w:t>
      </w:r>
      <w:r w:rsidR="000D28F7" w:rsidRPr="00691C3F">
        <w:rPr>
          <w:rFonts w:ascii="Times" w:hAnsi="Times" w:cs="Tahoma"/>
          <w:i/>
          <w:sz w:val="20"/>
          <w:szCs w:val="22"/>
          <w:vertAlign w:val="subscript"/>
        </w:rPr>
        <w:t>ij</w:t>
      </w:r>
      <w:r w:rsidR="000D28F7" w:rsidRPr="00431F4B">
        <w:rPr>
          <w:rFonts w:ascii="Calibri" w:hAnsi="Calibri" w:cs="Tahoma"/>
          <w:i/>
          <w:sz w:val="20"/>
          <w:szCs w:val="22"/>
        </w:rPr>
        <w:t xml:space="preserve"> </w:t>
      </w:r>
      <w:r w:rsidR="000D28F7" w:rsidRPr="00431F4B">
        <w:rPr>
          <w:rFonts w:ascii="Calibri" w:hAnsi="Calibri" w:cs="Tahoma"/>
          <w:sz w:val="20"/>
          <w:szCs w:val="22"/>
        </w:rPr>
        <w:t>to take positive values (especially between beads l</w:t>
      </w:r>
      <w:r w:rsidR="00A1275A" w:rsidRPr="00431F4B">
        <w:rPr>
          <w:rFonts w:ascii="Calibri" w:hAnsi="Calibri" w:cs="Tahoma"/>
          <w:sz w:val="20"/>
          <w:szCs w:val="22"/>
        </w:rPr>
        <w:t>ayi</w:t>
      </w:r>
      <w:r w:rsidR="000D28F7" w:rsidRPr="00431F4B">
        <w:rPr>
          <w:rFonts w:ascii="Calibri" w:hAnsi="Calibri" w:cs="Tahoma"/>
          <w:sz w:val="20"/>
          <w:szCs w:val="22"/>
        </w:rPr>
        <w:t xml:space="preserve">ng close along the chain, e.g. beads </w:t>
      </w:r>
      <w:r w:rsidR="000D28F7" w:rsidRPr="00431F4B">
        <w:rPr>
          <w:rFonts w:ascii="Calibri" w:hAnsi="Calibri" w:cs="Tahoma"/>
          <w:i/>
          <w:sz w:val="20"/>
          <w:szCs w:val="22"/>
        </w:rPr>
        <w:t xml:space="preserve">i </w:t>
      </w:r>
      <w:r w:rsidR="000D28F7" w:rsidRPr="00431F4B">
        <w:rPr>
          <w:rFonts w:ascii="Calibri" w:hAnsi="Calibri" w:cs="Tahoma"/>
          <w:sz w:val="20"/>
          <w:szCs w:val="22"/>
        </w:rPr>
        <w:t xml:space="preserve">and </w:t>
      </w:r>
      <w:r w:rsidR="000D28F7" w:rsidRPr="00431F4B">
        <w:rPr>
          <w:rFonts w:ascii="Calibri" w:hAnsi="Calibri" w:cs="Tahoma"/>
          <w:i/>
          <w:sz w:val="20"/>
          <w:szCs w:val="22"/>
        </w:rPr>
        <w:t>i+2</w:t>
      </w:r>
      <w:r w:rsidR="000D28F7" w:rsidRPr="00431F4B">
        <w:rPr>
          <w:rFonts w:ascii="Calibri" w:hAnsi="Calibri" w:cs="Tahoma"/>
          <w:sz w:val="20"/>
          <w:szCs w:val="22"/>
        </w:rPr>
        <w:t xml:space="preserve">) will ensure the emergence of a persistence length if </w:t>
      </w:r>
      <w:r w:rsidR="00083248" w:rsidRPr="00431F4B">
        <w:rPr>
          <w:rFonts w:ascii="Calibri" w:hAnsi="Calibri" w:cs="Tahoma"/>
          <w:sz w:val="20"/>
          <w:szCs w:val="22"/>
        </w:rPr>
        <w:t xml:space="preserve">this is </w:t>
      </w:r>
      <w:r w:rsidR="000D28F7" w:rsidRPr="00431F4B">
        <w:rPr>
          <w:rFonts w:ascii="Calibri" w:hAnsi="Calibri" w:cs="Tahoma"/>
          <w:sz w:val="20"/>
          <w:szCs w:val="22"/>
        </w:rPr>
        <w:t xml:space="preserve">needed to reproduce the experimental data. </w:t>
      </w:r>
    </w:p>
    <w:p w14:paraId="0E60A023" w14:textId="4C36D731" w:rsidR="00BE0163" w:rsidRPr="00431F4B" w:rsidRDefault="004F06BD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From a biological point of view, this </w:t>
      </w:r>
      <w:r w:rsidR="00B93B05">
        <w:rPr>
          <w:rFonts w:ascii="Calibri" w:hAnsi="Calibri" w:cs="Tahoma"/>
          <w:sz w:val="20"/>
          <w:szCs w:val="22"/>
        </w:rPr>
        <w:t xml:space="preserve">choice of </w:t>
      </w:r>
      <w:r w:rsidRPr="00431F4B">
        <w:rPr>
          <w:rFonts w:ascii="Calibri" w:hAnsi="Calibri" w:cs="Tahoma"/>
          <w:sz w:val="20"/>
          <w:szCs w:val="22"/>
        </w:rPr>
        <w:t xml:space="preserve">potential corresponds to simulating an </w:t>
      </w:r>
      <w:r w:rsidR="00B44D52" w:rsidRPr="00431F4B">
        <w:rPr>
          <w:rFonts w:ascii="Calibri" w:hAnsi="Calibri" w:cs="Tahoma"/>
          <w:sz w:val="20"/>
          <w:szCs w:val="22"/>
        </w:rPr>
        <w:t>impenetrable</w:t>
      </w:r>
      <w:r w:rsidR="00972427" w:rsidRPr="00431F4B">
        <w:rPr>
          <w:rFonts w:ascii="Calibri" w:hAnsi="Calibri" w:cs="Tahoma"/>
          <w:sz w:val="20"/>
          <w:szCs w:val="22"/>
        </w:rPr>
        <w:t xml:space="preserve"> </w:t>
      </w:r>
      <w:r w:rsidR="009205C3" w:rsidRPr="00431F4B">
        <w:rPr>
          <w:rFonts w:ascii="Calibri" w:hAnsi="Calibri" w:cs="Tahoma"/>
          <w:sz w:val="20"/>
          <w:szCs w:val="22"/>
        </w:rPr>
        <w:t xml:space="preserve">chromatin </w:t>
      </w:r>
      <w:r w:rsidR="005D3114" w:rsidRPr="00431F4B">
        <w:rPr>
          <w:rFonts w:ascii="Calibri" w:hAnsi="Calibri" w:cs="Tahoma"/>
          <w:sz w:val="20"/>
          <w:szCs w:val="22"/>
        </w:rPr>
        <w:t>fibre</w:t>
      </w:r>
      <w:r w:rsidR="00690272" w:rsidRPr="00431F4B">
        <w:rPr>
          <w:rFonts w:ascii="Calibri" w:hAnsi="Calibri" w:cs="Tahoma"/>
          <w:sz w:val="20"/>
          <w:szCs w:val="22"/>
        </w:rPr>
        <w:t xml:space="preserve"> in which</w:t>
      </w:r>
      <w:r w:rsidR="009205C3" w:rsidRPr="00431F4B">
        <w:rPr>
          <w:rFonts w:ascii="Calibri" w:hAnsi="Calibri" w:cs="Tahoma"/>
          <w:sz w:val="20"/>
          <w:szCs w:val="22"/>
        </w:rPr>
        <w:t xml:space="preserve"> </w:t>
      </w:r>
      <w:r w:rsidR="0004023F">
        <w:rPr>
          <w:rFonts w:ascii="Calibri" w:hAnsi="Calibri" w:cs="Tahoma"/>
          <w:i/>
          <w:sz w:val="20"/>
          <w:szCs w:val="22"/>
        </w:rPr>
        <w:t xml:space="preserve">short-range </w:t>
      </w:r>
      <w:r w:rsidR="00503A67" w:rsidRPr="00431F4B">
        <w:rPr>
          <w:rFonts w:ascii="Calibri" w:hAnsi="Calibri" w:cs="Tahoma"/>
          <w:sz w:val="20"/>
          <w:szCs w:val="22"/>
        </w:rPr>
        <w:t>interactions between distal genomic regions</w:t>
      </w:r>
      <w:r w:rsidR="00BC199B" w:rsidRPr="00431F4B">
        <w:rPr>
          <w:rFonts w:ascii="Calibri" w:hAnsi="Calibri" w:cs="Tahoma"/>
          <w:sz w:val="20"/>
          <w:szCs w:val="22"/>
        </w:rPr>
        <w:t xml:space="preserve"> </w:t>
      </w:r>
      <w:r w:rsidR="001F1194" w:rsidRPr="00431F4B">
        <w:rPr>
          <w:rFonts w:ascii="Calibri" w:hAnsi="Calibri" w:cs="Tahoma"/>
          <w:sz w:val="20"/>
          <w:szCs w:val="22"/>
        </w:rPr>
        <w:t xml:space="preserve">can </w:t>
      </w:r>
      <w:r w:rsidR="00690272" w:rsidRPr="00431F4B">
        <w:rPr>
          <w:rFonts w:ascii="Calibri" w:hAnsi="Calibri" w:cs="Tahoma"/>
          <w:sz w:val="20"/>
          <w:szCs w:val="22"/>
        </w:rPr>
        <w:t xml:space="preserve">take place </w:t>
      </w:r>
      <w:r w:rsidR="00BC199B" w:rsidRPr="00431F4B">
        <w:rPr>
          <w:rFonts w:ascii="Calibri" w:hAnsi="Calibri" w:cs="Tahoma"/>
          <w:sz w:val="20"/>
          <w:szCs w:val="22"/>
        </w:rPr>
        <w:t>(e.g</w:t>
      </w:r>
      <w:r w:rsidR="005523BC" w:rsidRPr="00431F4B">
        <w:rPr>
          <w:rFonts w:ascii="Calibri" w:hAnsi="Calibri" w:cs="Tahoma"/>
          <w:sz w:val="20"/>
          <w:szCs w:val="22"/>
        </w:rPr>
        <w:t>.</w:t>
      </w:r>
      <w:r w:rsidR="000B526B" w:rsidRPr="00431F4B">
        <w:rPr>
          <w:rFonts w:ascii="Calibri" w:hAnsi="Calibri" w:cs="Tahoma"/>
          <w:sz w:val="20"/>
          <w:szCs w:val="22"/>
        </w:rPr>
        <w:t xml:space="preserve"> </w:t>
      </w:r>
      <w:r w:rsidR="00503A67" w:rsidRPr="00431F4B">
        <w:rPr>
          <w:rFonts w:ascii="Calibri" w:hAnsi="Calibri" w:cs="Tahoma"/>
          <w:sz w:val="20"/>
          <w:szCs w:val="22"/>
        </w:rPr>
        <w:t xml:space="preserve">mediated </w:t>
      </w:r>
      <w:r w:rsidR="0085477C" w:rsidRPr="00431F4B">
        <w:rPr>
          <w:rFonts w:ascii="Calibri" w:hAnsi="Calibri" w:cs="Tahoma"/>
          <w:sz w:val="20"/>
          <w:szCs w:val="22"/>
        </w:rPr>
        <w:t xml:space="preserve">by protein-protein interactions) when the </w:t>
      </w:r>
      <w:r w:rsidR="000A1379" w:rsidRPr="00431F4B">
        <w:rPr>
          <w:rFonts w:ascii="Calibri" w:hAnsi="Calibri" w:cs="Tahoma"/>
          <w:sz w:val="20"/>
          <w:szCs w:val="22"/>
        </w:rPr>
        <w:t>corresponding</w:t>
      </w:r>
      <w:r w:rsidR="0085477C" w:rsidRPr="00431F4B">
        <w:rPr>
          <w:rFonts w:ascii="Calibri" w:hAnsi="Calibri" w:cs="Tahoma"/>
          <w:sz w:val="20"/>
          <w:szCs w:val="22"/>
        </w:rPr>
        <w:t xml:space="preserve"> parts of the </w:t>
      </w:r>
      <w:r w:rsidR="005D3114" w:rsidRPr="00431F4B">
        <w:rPr>
          <w:rFonts w:ascii="Calibri" w:hAnsi="Calibri" w:cs="Tahoma"/>
          <w:sz w:val="20"/>
          <w:szCs w:val="22"/>
        </w:rPr>
        <w:t>fibre</w:t>
      </w:r>
      <w:r w:rsidR="0085477C" w:rsidRPr="00431F4B">
        <w:rPr>
          <w:rFonts w:ascii="Calibri" w:hAnsi="Calibri" w:cs="Tahoma"/>
          <w:sz w:val="20"/>
          <w:szCs w:val="22"/>
        </w:rPr>
        <w:t xml:space="preserve"> are </w:t>
      </w:r>
      <w:r w:rsidR="00693753" w:rsidRPr="00431F4B">
        <w:rPr>
          <w:rFonts w:ascii="Calibri" w:hAnsi="Calibri" w:cs="Tahoma"/>
          <w:sz w:val="20"/>
          <w:szCs w:val="22"/>
        </w:rPr>
        <w:t>sufficiently</w:t>
      </w:r>
      <w:r w:rsidR="00DE7113" w:rsidRPr="00431F4B">
        <w:rPr>
          <w:rFonts w:ascii="Calibri" w:hAnsi="Calibri" w:cs="Tahoma"/>
          <w:sz w:val="20"/>
          <w:szCs w:val="22"/>
        </w:rPr>
        <w:t xml:space="preserve"> </w:t>
      </w:r>
      <w:r w:rsidR="00F66AFF" w:rsidRPr="00431F4B">
        <w:rPr>
          <w:rFonts w:ascii="Calibri" w:hAnsi="Calibri" w:cs="Tahoma"/>
          <w:sz w:val="20"/>
          <w:szCs w:val="22"/>
        </w:rPr>
        <w:t xml:space="preserve">close </w:t>
      </w:r>
      <w:r w:rsidR="00693753" w:rsidRPr="00431F4B">
        <w:rPr>
          <w:rFonts w:ascii="Calibri" w:hAnsi="Calibri" w:cs="Tahoma"/>
          <w:sz w:val="20"/>
          <w:szCs w:val="22"/>
        </w:rPr>
        <w:t>to each other</w:t>
      </w:r>
      <w:r w:rsidR="00557998" w:rsidRPr="00431F4B">
        <w:rPr>
          <w:rFonts w:ascii="Calibri" w:hAnsi="Calibri" w:cs="Tahoma"/>
          <w:sz w:val="20"/>
          <w:szCs w:val="22"/>
        </w:rPr>
        <w:t xml:space="preserve">. </w:t>
      </w:r>
    </w:p>
    <w:p w14:paraId="01A865E0" w14:textId="49C5E90E" w:rsidR="006361AF" w:rsidRPr="00431F4B" w:rsidRDefault="00687102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>For the sake of comparing the simulation to the 5C contact maps, w</w:t>
      </w:r>
      <w:r w:rsidR="00D40BF9" w:rsidRPr="00431F4B">
        <w:rPr>
          <w:rFonts w:ascii="Calibri" w:hAnsi="Calibri" w:cs="Tahoma"/>
          <w:sz w:val="20"/>
          <w:szCs w:val="22"/>
        </w:rPr>
        <w:t xml:space="preserve">e </w:t>
      </w:r>
      <w:r w:rsidR="0042706F" w:rsidRPr="00431F4B">
        <w:rPr>
          <w:rFonts w:ascii="Calibri" w:hAnsi="Calibri" w:cs="Tahoma"/>
          <w:sz w:val="20"/>
          <w:szCs w:val="22"/>
        </w:rPr>
        <w:t xml:space="preserve">further define </w:t>
      </w:r>
      <w:r w:rsidR="00D40BF9" w:rsidRPr="00431F4B">
        <w:rPr>
          <w:rFonts w:ascii="Calibri" w:hAnsi="Calibri" w:cs="Tahoma"/>
          <w:sz w:val="20"/>
          <w:szCs w:val="22"/>
        </w:rPr>
        <w:t xml:space="preserve">two beads </w:t>
      </w:r>
      <w:r w:rsidR="0042706F" w:rsidRPr="00431F4B">
        <w:rPr>
          <w:rFonts w:ascii="Calibri" w:hAnsi="Calibri" w:cs="Tahoma"/>
          <w:sz w:val="20"/>
          <w:szCs w:val="22"/>
        </w:rPr>
        <w:t xml:space="preserve">being </w:t>
      </w:r>
      <w:r w:rsidR="00D40BF9" w:rsidRPr="00431F4B">
        <w:rPr>
          <w:rFonts w:ascii="Calibri" w:hAnsi="Calibri" w:cs="Tahoma"/>
          <w:i/>
          <w:sz w:val="20"/>
          <w:szCs w:val="22"/>
        </w:rPr>
        <w:t>in contact</w:t>
      </w:r>
      <w:r w:rsidR="00D40BF9" w:rsidRPr="00431F4B">
        <w:rPr>
          <w:rFonts w:ascii="Calibri" w:hAnsi="Calibri" w:cs="Tahoma"/>
          <w:sz w:val="20"/>
          <w:szCs w:val="22"/>
        </w:rPr>
        <w:t xml:space="preserve"> if </w:t>
      </w:r>
      <w:r w:rsidR="00D40BF9" w:rsidRPr="00691C3F">
        <w:rPr>
          <w:rFonts w:ascii="Times" w:hAnsi="Times" w:cs="Tahoma"/>
          <w:i/>
          <w:sz w:val="20"/>
          <w:szCs w:val="22"/>
        </w:rPr>
        <w:t xml:space="preserve">d &lt; </w:t>
      </w:r>
      <w:r w:rsidR="008B1EC5" w:rsidRPr="00691C3F">
        <w:rPr>
          <w:rFonts w:ascii="Times" w:hAnsi="Times" w:cs="Tahoma"/>
          <w:i/>
          <w:sz w:val="20"/>
          <w:szCs w:val="22"/>
        </w:rPr>
        <w:t>R</w:t>
      </w:r>
      <w:r w:rsidR="00C206CC" w:rsidRPr="00431F4B">
        <w:rPr>
          <w:rFonts w:ascii="Calibri" w:hAnsi="Calibri" w:cs="Tahoma"/>
          <w:sz w:val="20"/>
          <w:szCs w:val="22"/>
        </w:rPr>
        <w:t>. In other words,</w:t>
      </w:r>
      <w:r w:rsidR="00494575" w:rsidRPr="00431F4B">
        <w:rPr>
          <w:rFonts w:ascii="Calibri" w:hAnsi="Calibri" w:cs="Tahoma"/>
          <w:sz w:val="20"/>
          <w:szCs w:val="22"/>
        </w:rPr>
        <w:t xml:space="preserve"> </w:t>
      </w:r>
      <w:r w:rsidR="00485B63" w:rsidRPr="00431F4B">
        <w:rPr>
          <w:rFonts w:ascii="Calibri" w:hAnsi="Calibri" w:cs="Tahoma"/>
          <w:sz w:val="20"/>
          <w:szCs w:val="22"/>
        </w:rPr>
        <w:t xml:space="preserve">two beads </w:t>
      </w:r>
      <w:r w:rsidR="00CE1E59" w:rsidRPr="00431F4B">
        <w:rPr>
          <w:rFonts w:ascii="Calibri" w:hAnsi="Calibri" w:cs="Tahoma"/>
          <w:sz w:val="20"/>
          <w:szCs w:val="22"/>
        </w:rPr>
        <w:t xml:space="preserve">will </w:t>
      </w:r>
      <w:r w:rsidR="008451AB" w:rsidRPr="00431F4B">
        <w:rPr>
          <w:rFonts w:ascii="Calibri" w:hAnsi="Calibri" w:cs="Tahoma"/>
          <w:sz w:val="20"/>
          <w:szCs w:val="22"/>
        </w:rPr>
        <w:t xml:space="preserve">be considered to be in contact </w:t>
      </w:r>
      <w:r w:rsidR="006929E7" w:rsidRPr="00431F4B">
        <w:rPr>
          <w:rFonts w:ascii="Calibri" w:hAnsi="Calibri" w:cs="Tahoma"/>
          <w:sz w:val="20"/>
          <w:szCs w:val="22"/>
        </w:rPr>
        <w:t xml:space="preserve">(in the 5C </w:t>
      </w:r>
      <w:r w:rsidR="00E9527D" w:rsidRPr="00431F4B">
        <w:rPr>
          <w:rFonts w:ascii="Calibri" w:hAnsi="Calibri" w:cs="Tahoma"/>
          <w:sz w:val="20"/>
          <w:szCs w:val="22"/>
        </w:rPr>
        <w:t>s</w:t>
      </w:r>
      <w:r w:rsidR="006929E7" w:rsidRPr="00431F4B">
        <w:rPr>
          <w:rFonts w:ascii="Calibri" w:hAnsi="Calibri" w:cs="Tahoma"/>
          <w:sz w:val="20"/>
          <w:szCs w:val="22"/>
        </w:rPr>
        <w:t xml:space="preserve">ense) </w:t>
      </w:r>
      <w:r w:rsidR="008451AB" w:rsidRPr="00431F4B">
        <w:rPr>
          <w:rFonts w:ascii="Calibri" w:hAnsi="Calibri" w:cs="Tahoma"/>
          <w:sz w:val="20"/>
          <w:szCs w:val="22"/>
        </w:rPr>
        <w:t xml:space="preserve">not </w:t>
      </w:r>
      <w:r w:rsidR="00F07B05" w:rsidRPr="00431F4B">
        <w:rPr>
          <w:rFonts w:ascii="Calibri" w:hAnsi="Calibri" w:cs="Tahoma"/>
          <w:sz w:val="20"/>
          <w:szCs w:val="22"/>
        </w:rPr>
        <w:t xml:space="preserve">necessarily </w:t>
      </w:r>
      <w:r w:rsidR="00E83E5C">
        <w:rPr>
          <w:rFonts w:ascii="Calibri" w:hAnsi="Calibri" w:cs="Tahoma"/>
          <w:sz w:val="20"/>
          <w:szCs w:val="22"/>
        </w:rPr>
        <w:t>when</w:t>
      </w:r>
      <w:r w:rsidR="00F07B05" w:rsidRPr="00431F4B">
        <w:rPr>
          <w:rFonts w:ascii="Calibri" w:hAnsi="Calibri" w:cs="Tahoma"/>
          <w:sz w:val="20"/>
          <w:szCs w:val="22"/>
        </w:rPr>
        <w:t xml:space="preserve"> they touch each other (</w:t>
      </w:r>
      <w:r w:rsidR="00E8024F">
        <w:rPr>
          <w:rFonts w:ascii="Calibri" w:hAnsi="Calibri" w:cs="Tahoma"/>
          <w:sz w:val="20"/>
          <w:szCs w:val="22"/>
        </w:rPr>
        <w:t xml:space="preserve">this happens at </w:t>
      </w:r>
      <w:r w:rsidR="00F07B05" w:rsidRPr="00691C3F">
        <w:rPr>
          <w:rFonts w:ascii="Times" w:hAnsi="Times" w:cs="Tahoma"/>
          <w:i/>
          <w:sz w:val="20"/>
          <w:szCs w:val="22"/>
        </w:rPr>
        <w:t>d=r</w:t>
      </w:r>
      <w:r w:rsidR="00F07B05" w:rsidRPr="00691C3F">
        <w:rPr>
          <w:rFonts w:ascii="Times" w:hAnsi="Times" w:cs="Tahoma"/>
          <w:i/>
          <w:sz w:val="20"/>
          <w:szCs w:val="22"/>
          <w:vertAlign w:val="subscript"/>
        </w:rPr>
        <w:t>HC</w:t>
      </w:r>
      <w:r w:rsidR="00F07B05" w:rsidRPr="00431F4B">
        <w:rPr>
          <w:rFonts w:ascii="Calibri" w:hAnsi="Calibri" w:cs="Tahoma"/>
          <w:sz w:val="20"/>
          <w:szCs w:val="22"/>
        </w:rPr>
        <w:t xml:space="preserve">), but </w:t>
      </w:r>
      <w:r w:rsidR="007524FC">
        <w:rPr>
          <w:rFonts w:ascii="Calibri" w:hAnsi="Calibri" w:cs="Tahoma"/>
          <w:sz w:val="20"/>
          <w:szCs w:val="22"/>
        </w:rPr>
        <w:t>when</w:t>
      </w:r>
      <w:r w:rsidR="00463287" w:rsidRPr="00431F4B">
        <w:rPr>
          <w:rFonts w:ascii="Calibri" w:hAnsi="Calibri" w:cs="Tahoma"/>
          <w:sz w:val="20"/>
          <w:szCs w:val="22"/>
        </w:rPr>
        <w:t xml:space="preserve"> </w:t>
      </w:r>
      <w:r w:rsidR="00CE1E59" w:rsidRPr="00431F4B">
        <w:rPr>
          <w:rFonts w:ascii="Calibri" w:hAnsi="Calibri" w:cs="Tahoma"/>
          <w:sz w:val="20"/>
          <w:szCs w:val="22"/>
        </w:rPr>
        <w:t xml:space="preserve">they are close enough to be able to </w:t>
      </w:r>
      <w:r w:rsidR="00B04CA0" w:rsidRPr="00431F4B">
        <w:rPr>
          <w:rFonts w:ascii="Calibri" w:hAnsi="Calibri" w:cs="Tahoma"/>
          <w:sz w:val="20"/>
          <w:szCs w:val="22"/>
        </w:rPr>
        <w:t>interact</w:t>
      </w:r>
      <w:del w:id="3" w:author="Guido Tiana" w:date="2013-08-07T14:59:00Z">
        <w:r w:rsidR="00DE7113" w:rsidRPr="00431F4B" w:rsidDel="00BC3234">
          <w:rPr>
            <w:rFonts w:ascii="Calibri" w:hAnsi="Calibri" w:cs="Tahoma"/>
            <w:sz w:val="20"/>
            <w:szCs w:val="22"/>
          </w:rPr>
          <w:delText xml:space="preserve"> </w:delText>
        </w:r>
        <w:r w:rsidR="00485B63" w:rsidRPr="00431F4B" w:rsidDel="00BC3234">
          <w:rPr>
            <w:rFonts w:ascii="Calibri" w:hAnsi="Calibri" w:cs="Tahoma"/>
            <w:sz w:val="20"/>
            <w:szCs w:val="22"/>
          </w:rPr>
          <w:delText xml:space="preserve">via the potential </w:delText>
        </w:r>
        <w:r w:rsidR="00485B63" w:rsidRPr="00691C3F" w:rsidDel="00BC3234">
          <w:rPr>
            <w:rFonts w:ascii="Times" w:hAnsi="Times" w:cs="Tahoma"/>
            <w:i/>
            <w:sz w:val="20"/>
            <w:szCs w:val="22"/>
          </w:rPr>
          <w:delText>B</w:delText>
        </w:r>
        <w:r w:rsidR="00485B63" w:rsidRPr="00691C3F" w:rsidDel="00BC3234">
          <w:rPr>
            <w:rFonts w:ascii="Times" w:hAnsi="Times" w:cs="Tahoma"/>
            <w:i/>
            <w:sz w:val="20"/>
            <w:szCs w:val="22"/>
            <w:vertAlign w:val="subscript"/>
          </w:rPr>
          <w:delText>ij</w:delText>
        </w:r>
      </w:del>
      <w:r w:rsidR="00DE7113" w:rsidRPr="00691C3F">
        <w:rPr>
          <w:rFonts w:ascii="Times" w:hAnsi="Times" w:cs="Tahoma"/>
          <w:sz w:val="20"/>
          <w:szCs w:val="22"/>
        </w:rPr>
        <w:t>.</w:t>
      </w:r>
      <w:r w:rsidR="00912263" w:rsidRPr="00431F4B">
        <w:rPr>
          <w:rFonts w:ascii="Calibri" w:hAnsi="Calibri" w:cs="Tahoma"/>
          <w:sz w:val="20"/>
          <w:szCs w:val="22"/>
        </w:rPr>
        <w:t xml:space="preserve"> </w:t>
      </w:r>
      <w:r w:rsidR="00196022" w:rsidRPr="00431F4B">
        <w:rPr>
          <w:rFonts w:ascii="Calibri" w:hAnsi="Calibri" w:cs="Tahoma"/>
          <w:sz w:val="20"/>
          <w:szCs w:val="22"/>
        </w:rPr>
        <w:t>T</w:t>
      </w:r>
      <w:r w:rsidR="00912263" w:rsidRPr="00431F4B">
        <w:rPr>
          <w:rFonts w:ascii="Calibri" w:hAnsi="Calibri" w:cs="Tahoma"/>
          <w:sz w:val="20"/>
          <w:szCs w:val="22"/>
        </w:rPr>
        <w:t xml:space="preserve">his is a crucial assumption </w:t>
      </w:r>
      <w:r w:rsidR="004F7BCA">
        <w:rPr>
          <w:rFonts w:ascii="Calibri" w:hAnsi="Calibri" w:cs="Tahoma"/>
          <w:sz w:val="20"/>
          <w:szCs w:val="22"/>
        </w:rPr>
        <w:t xml:space="preserve">as </w:t>
      </w:r>
      <w:r w:rsidR="00912263" w:rsidRPr="00431F4B">
        <w:rPr>
          <w:rFonts w:ascii="Calibri" w:hAnsi="Calibri" w:cs="Tahoma"/>
          <w:sz w:val="20"/>
          <w:szCs w:val="22"/>
        </w:rPr>
        <w:t>it allow</w:t>
      </w:r>
      <w:r w:rsidR="00C25C65" w:rsidRPr="00431F4B">
        <w:rPr>
          <w:rFonts w:ascii="Calibri" w:hAnsi="Calibri" w:cs="Tahoma"/>
          <w:sz w:val="20"/>
          <w:szCs w:val="22"/>
        </w:rPr>
        <w:t>s</w:t>
      </w:r>
      <w:r w:rsidR="00912263" w:rsidRPr="00431F4B">
        <w:rPr>
          <w:rFonts w:ascii="Calibri" w:hAnsi="Calibri" w:cs="Tahoma"/>
          <w:sz w:val="20"/>
          <w:szCs w:val="22"/>
        </w:rPr>
        <w:t xml:space="preserve"> </w:t>
      </w:r>
      <w:r w:rsidR="00C34C54" w:rsidRPr="00431F4B">
        <w:rPr>
          <w:rFonts w:ascii="Calibri" w:hAnsi="Calibri" w:cs="Tahoma"/>
          <w:sz w:val="20"/>
          <w:szCs w:val="22"/>
        </w:rPr>
        <w:t>comparing</w:t>
      </w:r>
      <w:r w:rsidR="00912263" w:rsidRPr="00431F4B">
        <w:rPr>
          <w:rFonts w:ascii="Calibri" w:hAnsi="Calibri" w:cs="Tahoma"/>
          <w:sz w:val="20"/>
          <w:szCs w:val="22"/>
        </w:rPr>
        <w:t xml:space="preserve"> </w:t>
      </w:r>
      <w:r w:rsidR="00300459" w:rsidRPr="00431F4B">
        <w:rPr>
          <w:rFonts w:ascii="Calibri" w:hAnsi="Calibri" w:cs="Tahoma"/>
          <w:sz w:val="20"/>
          <w:szCs w:val="22"/>
        </w:rPr>
        <w:t xml:space="preserve">directly </w:t>
      </w:r>
      <w:r w:rsidR="00912263" w:rsidRPr="00431F4B">
        <w:rPr>
          <w:rFonts w:ascii="Calibri" w:hAnsi="Calibri" w:cs="Tahoma"/>
          <w:sz w:val="20"/>
          <w:szCs w:val="22"/>
        </w:rPr>
        <w:t>the simulations with 5C contact maps</w:t>
      </w:r>
      <w:r w:rsidR="003C02B1" w:rsidRPr="00431F4B">
        <w:rPr>
          <w:rFonts w:ascii="Calibri" w:hAnsi="Calibri" w:cs="Tahoma"/>
          <w:sz w:val="20"/>
          <w:szCs w:val="22"/>
        </w:rPr>
        <w:t xml:space="preserve"> (</w:t>
      </w:r>
      <w:r w:rsidR="00DE39C2">
        <w:rPr>
          <w:rFonts w:ascii="Calibri" w:hAnsi="Calibri" w:cs="Tahoma"/>
          <w:sz w:val="20"/>
          <w:szCs w:val="22"/>
        </w:rPr>
        <w:t>cf.</w:t>
      </w:r>
      <w:r w:rsidR="003F3F9C">
        <w:rPr>
          <w:rFonts w:ascii="Calibri" w:hAnsi="Calibri" w:cs="Tahoma"/>
          <w:sz w:val="20"/>
          <w:szCs w:val="22"/>
        </w:rPr>
        <w:t xml:space="preserve"> </w:t>
      </w:r>
      <w:r w:rsidR="0041669D">
        <w:rPr>
          <w:rFonts w:ascii="Calibri" w:hAnsi="Calibri" w:cs="Tahoma"/>
          <w:sz w:val="20"/>
          <w:szCs w:val="22"/>
        </w:rPr>
        <w:t>section</w:t>
      </w:r>
      <w:r w:rsidR="0024045E">
        <w:rPr>
          <w:rFonts w:ascii="Calibri" w:hAnsi="Calibri" w:cs="Tahoma"/>
          <w:sz w:val="20"/>
          <w:szCs w:val="22"/>
        </w:rPr>
        <w:t xml:space="preserve"> 2 </w:t>
      </w:r>
      <w:r w:rsidR="00D607F7">
        <w:rPr>
          <w:rFonts w:ascii="Calibri" w:hAnsi="Calibri" w:cs="Tahoma"/>
          <w:sz w:val="20"/>
          <w:szCs w:val="22"/>
        </w:rPr>
        <w:t>hereafter</w:t>
      </w:r>
      <w:r w:rsidR="003C02B1" w:rsidRPr="00431F4B">
        <w:rPr>
          <w:rFonts w:ascii="Calibri" w:hAnsi="Calibri" w:cs="Tahoma"/>
          <w:sz w:val="20"/>
          <w:szCs w:val="22"/>
        </w:rPr>
        <w:t>)</w:t>
      </w:r>
      <w:r w:rsidR="00912263" w:rsidRPr="00431F4B">
        <w:rPr>
          <w:rFonts w:ascii="Calibri" w:hAnsi="Calibri" w:cs="Tahoma"/>
          <w:sz w:val="20"/>
          <w:szCs w:val="22"/>
        </w:rPr>
        <w:t>.</w:t>
      </w:r>
      <w:r w:rsidR="00DE7113" w:rsidRPr="00431F4B">
        <w:rPr>
          <w:rFonts w:ascii="Calibri" w:hAnsi="Calibri" w:cs="Tahoma"/>
          <w:sz w:val="20"/>
          <w:szCs w:val="22"/>
        </w:rPr>
        <w:t xml:space="preserve"> </w:t>
      </w:r>
      <w:r w:rsidR="00E930FB" w:rsidRPr="00431F4B">
        <w:rPr>
          <w:rFonts w:ascii="Calibri" w:hAnsi="Calibri" w:cs="Tahoma"/>
          <w:sz w:val="20"/>
          <w:szCs w:val="22"/>
        </w:rPr>
        <w:t>Although there is no dir</w:t>
      </w:r>
      <w:r w:rsidR="001022A7" w:rsidRPr="00431F4B">
        <w:rPr>
          <w:rFonts w:ascii="Calibri" w:hAnsi="Calibri" w:cs="Tahoma"/>
          <w:sz w:val="20"/>
          <w:szCs w:val="22"/>
        </w:rPr>
        <w:t>ect experimental justification</w:t>
      </w:r>
      <w:r w:rsidR="001155D5" w:rsidRPr="00431F4B">
        <w:rPr>
          <w:rFonts w:ascii="Calibri" w:hAnsi="Calibri" w:cs="Tahoma"/>
          <w:sz w:val="20"/>
          <w:szCs w:val="22"/>
        </w:rPr>
        <w:t xml:space="preserve"> for this</w:t>
      </w:r>
      <w:r w:rsidR="00E930FB" w:rsidRPr="00431F4B">
        <w:rPr>
          <w:rFonts w:ascii="Calibri" w:hAnsi="Calibri" w:cs="Tahoma"/>
          <w:sz w:val="20"/>
          <w:szCs w:val="22"/>
        </w:rPr>
        <w:t>, i</w:t>
      </w:r>
      <w:r w:rsidR="00B20C66" w:rsidRPr="00431F4B">
        <w:rPr>
          <w:rFonts w:ascii="Calibri" w:hAnsi="Calibri" w:cs="Tahoma"/>
          <w:sz w:val="20"/>
          <w:szCs w:val="22"/>
        </w:rPr>
        <w:t xml:space="preserve">t </w:t>
      </w:r>
      <w:r w:rsidR="00506A67" w:rsidRPr="00431F4B">
        <w:rPr>
          <w:rFonts w:ascii="Calibri" w:hAnsi="Calibri" w:cs="Tahoma"/>
          <w:sz w:val="20"/>
          <w:szCs w:val="22"/>
        </w:rPr>
        <w:t xml:space="preserve">is </w:t>
      </w:r>
      <w:r w:rsidR="00B20C66" w:rsidRPr="00431F4B">
        <w:rPr>
          <w:rFonts w:ascii="Calibri" w:hAnsi="Calibri" w:cs="Tahoma"/>
          <w:sz w:val="20"/>
          <w:szCs w:val="22"/>
        </w:rPr>
        <w:t xml:space="preserve">reasonable to assume that </w:t>
      </w:r>
      <w:r w:rsidR="00F437D4" w:rsidRPr="00431F4B">
        <w:rPr>
          <w:rFonts w:ascii="Calibri" w:hAnsi="Calibri" w:cs="Tahoma"/>
          <w:sz w:val="20"/>
          <w:szCs w:val="22"/>
        </w:rPr>
        <w:t xml:space="preserve">whenever two parts of the </w:t>
      </w:r>
      <w:r w:rsidR="005D3114" w:rsidRPr="00431F4B">
        <w:rPr>
          <w:rFonts w:ascii="Calibri" w:hAnsi="Calibri" w:cs="Tahoma"/>
          <w:sz w:val="20"/>
          <w:szCs w:val="22"/>
        </w:rPr>
        <w:t>fibre</w:t>
      </w:r>
      <w:r w:rsidR="00F437D4" w:rsidRPr="00431F4B">
        <w:rPr>
          <w:rFonts w:ascii="Calibri" w:hAnsi="Calibri" w:cs="Tahoma"/>
          <w:sz w:val="20"/>
          <w:szCs w:val="22"/>
        </w:rPr>
        <w:t xml:space="preserve"> are close enough in space to allow protein-protein interactions to take place, they will also </w:t>
      </w:r>
      <w:r w:rsidR="006361AF" w:rsidRPr="00431F4B">
        <w:rPr>
          <w:rFonts w:ascii="Calibri" w:hAnsi="Calibri" w:cs="Tahoma"/>
          <w:sz w:val="20"/>
          <w:szCs w:val="22"/>
        </w:rPr>
        <w:t>be close enough to be crosslink</w:t>
      </w:r>
      <w:r w:rsidR="00F437D4" w:rsidRPr="00431F4B">
        <w:rPr>
          <w:rFonts w:ascii="Calibri" w:hAnsi="Calibri" w:cs="Tahoma"/>
          <w:sz w:val="20"/>
          <w:szCs w:val="22"/>
        </w:rPr>
        <w:t>ed by paraformaldehyde and thus contribute to the observed 5C contacts.</w:t>
      </w:r>
      <w:r w:rsidR="007B18B3">
        <w:rPr>
          <w:rFonts w:ascii="Calibri" w:hAnsi="Calibri" w:cs="Tahoma"/>
          <w:sz w:val="20"/>
          <w:szCs w:val="22"/>
        </w:rPr>
        <w:t xml:space="preserve"> </w:t>
      </w:r>
    </w:p>
    <w:p w14:paraId="53A02095" w14:textId="77777777" w:rsidR="006361AF" w:rsidRPr="00431F4B" w:rsidRDefault="006361AF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p w14:paraId="432CB34B" w14:textId="77777777" w:rsidR="00044EA0" w:rsidRPr="00431F4B" w:rsidRDefault="00DE7113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 </w:t>
      </w:r>
    </w:p>
    <w:p w14:paraId="24E7219C" w14:textId="77777777" w:rsidR="00044EA0" w:rsidRPr="00431F4B" w:rsidRDefault="00044EA0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p w14:paraId="52011D96" w14:textId="0F669767" w:rsidR="00044EA0" w:rsidRPr="00431F4B" w:rsidRDefault="00044EA0" w:rsidP="0025094F">
      <w:pPr>
        <w:spacing w:after="0" w:line="276" w:lineRule="auto"/>
        <w:ind w:firstLine="227"/>
        <w:jc w:val="center"/>
        <w:rPr>
          <w:rFonts w:ascii="Calibri" w:hAnsi="Calibri" w:cs="Tahoma"/>
          <w:sz w:val="20"/>
          <w:szCs w:val="22"/>
        </w:rPr>
      </w:pPr>
    </w:p>
    <w:p w14:paraId="0FD8DB03" w14:textId="1088B516" w:rsidR="00044EA0" w:rsidRPr="00431F4B" w:rsidRDefault="00923E9D" w:rsidP="0025094F">
      <w:pPr>
        <w:spacing w:after="0" w:line="276" w:lineRule="auto"/>
        <w:ind w:firstLine="227"/>
        <w:jc w:val="center"/>
        <w:rPr>
          <w:rFonts w:ascii="Calibri" w:hAnsi="Calibri" w:cs="Tahoma"/>
          <w:sz w:val="20"/>
          <w:szCs w:val="22"/>
        </w:rPr>
      </w:pPr>
      <w:r>
        <w:rPr>
          <w:rFonts w:ascii="Calibri" w:hAnsi="Calibri" w:cs="Tahoma"/>
          <w:sz w:val="20"/>
          <w:szCs w:val="22"/>
        </w:rPr>
        <w:t xml:space="preserve">    </w:t>
      </w:r>
      <w:r w:rsidR="008C0C72">
        <w:rPr>
          <w:rFonts w:ascii="Calibri" w:hAnsi="Calibri" w:cs="Tahoma"/>
          <w:noProof/>
          <w:sz w:val="20"/>
          <w:szCs w:val="22"/>
          <w:lang w:val="en-US" w:eastAsia="en-US"/>
        </w:rPr>
        <w:drawing>
          <wp:inline distT="0" distB="0" distL="0" distR="0" wp14:anchorId="4FC908C7" wp14:editId="7616C3CC">
            <wp:extent cx="3307373" cy="1549400"/>
            <wp:effectExtent l="0" t="0" r="0" b="0"/>
            <wp:docPr id="14" name="Picture 14" descr="System:Users:luca:Documents:ChrX:Draft:Supplementary_model:rf_siz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ystem:Users:luca:Documents:ChrX:Draft:Supplementary_model:rf_size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373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6BB90" w14:textId="5EC09A2C" w:rsidR="00044EA0" w:rsidRPr="00431F4B" w:rsidRDefault="00044EA0" w:rsidP="0025094F">
      <w:pPr>
        <w:spacing w:after="0" w:line="276" w:lineRule="auto"/>
        <w:ind w:firstLine="227"/>
        <w:jc w:val="both"/>
        <w:rPr>
          <w:rFonts w:ascii="Calibri" w:hAnsi="Calibri" w:cs="Tahoma"/>
          <w:sz w:val="18"/>
          <w:szCs w:val="22"/>
        </w:rPr>
      </w:pPr>
      <w:r w:rsidRPr="00431F4B">
        <w:rPr>
          <w:rFonts w:ascii="Calibri" w:hAnsi="Calibri" w:cs="Tahoma"/>
          <w:b/>
          <w:sz w:val="18"/>
          <w:szCs w:val="22"/>
        </w:rPr>
        <w:t>Figure M2.</w:t>
      </w:r>
      <w:r w:rsidR="00241195" w:rsidRPr="00431F4B">
        <w:rPr>
          <w:rFonts w:ascii="Calibri" w:hAnsi="Calibri" w:cs="Tahoma"/>
          <w:sz w:val="18"/>
          <w:szCs w:val="22"/>
        </w:rPr>
        <w:t xml:space="preserve"> Si</w:t>
      </w:r>
      <w:r w:rsidRPr="00431F4B">
        <w:rPr>
          <w:rFonts w:ascii="Calibri" w:hAnsi="Calibri" w:cs="Tahoma"/>
          <w:sz w:val="18"/>
          <w:szCs w:val="22"/>
        </w:rPr>
        <w:t xml:space="preserve">ze distribution of restriction fragments in the 5C design of Nora et al, in the genomic region of TADs D </w:t>
      </w:r>
      <w:r w:rsidR="00691C3F">
        <w:rPr>
          <w:rFonts w:ascii="Calibri" w:hAnsi="Calibri" w:cs="Tahoma"/>
          <w:sz w:val="18"/>
          <w:szCs w:val="22"/>
        </w:rPr>
        <w:t>(</w:t>
      </w:r>
      <w:r w:rsidR="00691C3F" w:rsidRPr="00691C3F">
        <w:rPr>
          <w:rFonts w:ascii="Calibri" w:hAnsi="Calibri" w:cs="Tahoma"/>
          <w:i/>
          <w:sz w:val="18"/>
          <w:szCs w:val="22"/>
        </w:rPr>
        <w:t>Tsix</w:t>
      </w:r>
      <w:r w:rsidR="00691C3F">
        <w:rPr>
          <w:rFonts w:ascii="Calibri" w:hAnsi="Calibri" w:cs="Tahoma"/>
          <w:sz w:val="18"/>
          <w:szCs w:val="22"/>
        </w:rPr>
        <w:t xml:space="preserve">) </w:t>
      </w:r>
      <w:r w:rsidRPr="00431F4B">
        <w:rPr>
          <w:rFonts w:ascii="Calibri" w:hAnsi="Calibri" w:cs="Tahoma"/>
          <w:sz w:val="18"/>
          <w:szCs w:val="22"/>
        </w:rPr>
        <w:t>and E</w:t>
      </w:r>
      <w:r w:rsidR="00691C3F">
        <w:rPr>
          <w:rFonts w:ascii="Calibri" w:hAnsi="Calibri" w:cs="Tahoma"/>
          <w:sz w:val="18"/>
          <w:szCs w:val="22"/>
        </w:rPr>
        <w:t xml:space="preserve"> (</w:t>
      </w:r>
      <w:r w:rsidR="00691C3F" w:rsidRPr="00691C3F">
        <w:rPr>
          <w:rFonts w:ascii="Calibri" w:hAnsi="Calibri" w:cs="Tahoma"/>
          <w:i/>
          <w:sz w:val="18"/>
          <w:szCs w:val="22"/>
        </w:rPr>
        <w:t>Xist</w:t>
      </w:r>
      <w:r w:rsidR="00691C3F">
        <w:rPr>
          <w:rFonts w:ascii="Calibri" w:hAnsi="Calibri" w:cs="Tahoma"/>
          <w:sz w:val="18"/>
          <w:szCs w:val="22"/>
        </w:rPr>
        <w:t>)</w:t>
      </w:r>
      <w:r w:rsidRPr="00431F4B">
        <w:rPr>
          <w:rFonts w:ascii="Calibri" w:hAnsi="Calibri" w:cs="Tahoma"/>
          <w:sz w:val="18"/>
          <w:szCs w:val="22"/>
        </w:rPr>
        <w:t>.</w:t>
      </w:r>
    </w:p>
    <w:p w14:paraId="385E4B25" w14:textId="3458F447" w:rsidR="00D40BF9" w:rsidRPr="00431F4B" w:rsidRDefault="00D40BF9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p w14:paraId="6F232BAC" w14:textId="77777777" w:rsidR="00183FCD" w:rsidRDefault="00183FCD" w:rsidP="0025094F">
      <w:pPr>
        <w:spacing w:after="0" w:line="276" w:lineRule="auto"/>
        <w:ind w:firstLine="227"/>
        <w:jc w:val="both"/>
        <w:rPr>
          <w:rFonts w:ascii="Calibri" w:hAnsi="Calibri" w:cs="Tahoma"/>
          <w:b/>
          <w:sz w:val="20"/>
          <w:szCs w:val="22"/>
        </w:rPr>
      </w:pPr>
    </w:p>
    <w:p w14:paraId="2E3D02B2" w14:textId="132B2565" w:rsidR="003108A6" w:rsidRPr="004F5D02" w:rsidRDefault="000A7711" w:rsidP="0025094F">
      <w:pPr>
        <w:spacing w:after="0" w:line="276" w:lineRule="auto"/>
        <w:ind w:firstLine="227"/>
        <w:jc w:val="both"/>
        <w:rPr>
          <w:rFonts w:ascii="Calibri" w:hAnsi="Calibri" w:cs="Tahoma"/>
          <w:b/>
          <w:szCs w:val="22"/>
        </w:rPr>
      </w:pPr>
      <w:r w:rsidRPr="004F5D02">
        <w:rPr>
          <w:rFonts w:ascii="Calibri" w:hAnsi="Calibri" w:cs="Tahoma"/>
          <w:b/>
          <w:szCs w:val="22"/>
        </w:rPr>
        <w:t>2. Mapping 5C data on the model polymer</w:t>
      </w:r>
    </w:p>
    <w:p w14:paraId="55226E36" w14:textId="231281A6" w:rsidR="000E1E7F" w:rsidRPr="00431F4B" w:rsidRDefault="0013519B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The </w:t>
      </w:r>
      <w:r w:rsidR="000E10F8" w:rsidRPr="00431F4B">
        <w:rPr>
          <w:rFonts w:ascii="Calibri" w:hAnsi="Calibri" w:cs="Tahoma"/>
          <w:sz w:val="20"/>
          <w:szCs w:val="22"/>
        </w:rPr>
        <w:t>5C</w:t>
      </w:r>
      <w:r w:rsidRPr="00431F4B">
        <w:rPr>
          <w:rFonts w:ascii="Calibri" w:hAnsi="Calibri" w:cs="Tahoma"/>
          <w:sz w:val="20"/>
          <w:szCs w:val="22"/>
        </w:rPr>
        <w:t xml:space="preserve"> design of </w:t>
      </w:r>
      <w:r w:rsidR="0024101C" w:rsidRPr="00431F4B">
        <w:rPr>
          <w:rFonts w:ascii="Calibri" w:hAnsi="Calibri" w:cs="Tahoma"/>
          <w:sz w:val="20"/>
          <w:szCs w:val="22"/>
        </w:rPr>
        <w:t>Nora et al.</w:t>
      </w:r>
      <w:r w:rsidR="00442F53" w:rsidRPr="00431F4B">
        <w:rPr>
          <w:rFonts w:ascii="Calibri" w:hAnsi="Calibri" w:cs="Tahoma"/>
          <w:sz w:val="20"/>
          <w:szCs w:val="22"/>
        </w:rPr>
        <w:t xml:space="preserve"> </w:t>
      </w:r>
      <w:r w:rsidR="003A49FF" w:rsidRPr="00431F4B">
        <w:rPr>
          <w:rFonts w:ascii="Calibri" w:hAnsi="Calibri" w:cs="Tahoma"/>
          <w:sz w:val="20"/>
          <w:szCs w:val="22"/>
        </w:rPr>
        <w:t>simultaneously interrogate</w:t>
      </w:r>
      <w:r w:rsidR="00E35CA0">
        <w:rPr>
          <w:rFonts w:ascii="Calibri" w:hAnsi="Calibri" w:cs="Tahoma"/>
          <w:sz w:val="20"/>
          <w:szCs w:val="22"/>
        </w:rPr>
        <w:t>d</w:t>
      </w:r>
      <w:r w:rsidR="003A49FF" w:rsidRPr="00431F4B">
        <w:rPr>
          <w:rFonts w:ascii="Calibri" w:hAnsi="Calibri" w:cs="Tahoma"/>
          <w:sz w:val="20"/>
          <w:szCs w:val="22"/>
        </w:rPr>
        <w:t xml:space="preserve"> nearly 250,000 possible chromosomal contacts</w:t>
      </w:r>
      <w:r w:rsidR="00BC2F05" w:rsidRPr="00431F4B">
        <w:rPr>
          <w:rFonts w:ascii="Calibri" w:hAnsi="Calibri" w:cs="Tahoma"/>
          <w:sz w:val="20"/>
          <w:szCs w:val="22"/>
        </w:rPr>
        <w:t xml:space="preserve"> around the X inactivation centre. Here we focus </w:t>
      </w:r>
      <w:r w:rsidR="00CA1E4F" w:rsidRPr="00431F4B">
        <w:rPr>
          <w:rFonts w:ascii="Calibri" w:hAnsi="Calibri" w:cs="Tahoma"/>
          <w:sz w:val="20"/>
          <w:szCs w:val="22"/>
        </w:rPr>
        <w:t>of</w:t>
      </w:r>
      <w:r w:rsidR="00BC2F05" w:rsidRPr="00431F4B">
        <w:rPr>
          <w:rFonts w:ascii="Calibri" w:hAnsi="Calibri" w:cs="Tahoma"/>
          <w:sz w:val="20"/>
          <w:szCs w:val="22"/>
        </w:rPr>
        <w:t xml:space="preserve"> </w:t>
      </w:r>
      <w:r w:rsidR="00246FEE" w:rsidRPr="00431F4B">
        <w:rPr>
          <w:rFonts w:ascii="Calibri" w:hAnsi="Calibri" w:cs="Tahoma"/>
          <w:sz w:val="20"/>
          <w:szCs w:val="22"/>
        </w:rPr>
        <w:t>the</w:t>
      </w:r>
      <w:r w:rsidR="009121E4" w:rsidRPr="00431F4B">
        <w:rPr>
          <w:rFonts w:ascii="Calibri" w:hAnsi="Calibri" w:cs="Tahoma"/>
          <w:sz w:val="20"/>
          <w:szCs w:val="22"/>
        </w:rPr>
        <w:t xml:space="preserve"> </w:t>
      </w:r>
      <w:r w:rsidR="00BC2F05" w:rsidRPr="00431F4B">
        <w:rPr>
          <w:rFonts w:ascii="Calibri" w:hAnsi="Calibri" w:cs="Tahoma"/>
          <w:sz w:val="20"/>
          <w:szCs w:val="22"/>
        </w:rPr>
        <w:t>region</w:t>
      </w:r>
      <w:r w:rsidR="000B2826" w:rsidRPr="00431F4B">
        <w:rPr>
          <w:rFonts w:ascii="Calibri" w:hAnsi="Calibri" w:cs="Tahoma"/>
          <w:sz w:val="20"/>
          <w:szCs w:val="22"/>
        </w:rPr>
        <w:t xml:space="preserve"> </w:t>
      </w:r>
      <w:r w:rsidR="00CA1E4F" w:rsidRPr="00431F4B">
        <w:rPr>
          <w:rFonts w:ascii="Calibri" w:hAnsi="Calibri" w:cs="Tahoma"/>
          <w:sz w:val="20"/>
          <w:szCs w:val="22"/>
        </w:rPr>
        <w:t>of</w:t>
      </w:r>
      <w:r w:rsidR="009121E4" w:rsidRPr="00431F4B">
        <w:rPr>
          <w:rFonts w:ascii="Calibri" w:hAnsi="Calibri" w:cs="Tahoma"/>
          <w:sz w:val="20"/>
          <w:szCs w:val="22"/>
        </w:rPr>
        <w:t xml:space="preserve"> </w:t>
      </w:r>
      <w:r w:rsidR="00BC2F05" w:rsidRPr="00431F4B">
        <w:rPr>
          <w:rFonts w:ascii="Calibri" w:hAnsi="Calibri" w:cs="Tahoma"/>
          <w:sz w:val="20"/>
          <w:szCs w:val="22"/>
        </w:rPr>
        <w:t xml:space="preserve">the topologically associating domains (TADs) </w:t>
      </w:r>
      <w:r w:rsidR="002C5E0F">
        <w:rPr>
          <w:rFonts w:ascii="Calibri" w:hAnsi="Calibri" w:cs="Tahoma"/>
          <w:sz w:val="20"/>
          <w:szCs w:val="22"/>
        </w:rPr>
        <w:t>harbouring</w:t>
      </w:r>
      <w:r w:rsidR="009121E4" w:rsidRPr="00431F4B">
        <w:rPr>
          <w:rFonts w:ascii="Calibri" w:hAnsi="Calibri" w:cs="Tahoma"/>
          <w:sz w:val="20"/>
          <w:szCs w:val="22"/>
        </w:rPr>
        <w:t xml:space="preserve"> </w:t>
      </w:r>
      <w:r w:rsidR="00BC2F05" w:rsidRPr="00431F4B">
        <w:rPr>
          <w:rFonts w:ascii="Calibri" w:hAnsi="Calibri" w:cs="Tahoma"/>
          <w:sz w:val="20"/>
          <w:szCs w:val="22"/>
        </w:rPr>
        <w:t xml:space="preserve">the </w:t>
      </w:r>
      <w:r w:rsidR="00BC2F05" w:rsidRPr="00431F4B">
        <w:rPr>
          <w:rFonts w:ascii="Calibri" w:hAnsi="Calibri" w:cs="Tahoma"/>
          <w:i/>
          <w:sz w:val="20"/>
          <w:szCs w:val="22"/>
        </w:rPr>
        <w:t>Tsix</w:t>
      </w:r>
      <w:r w:rsidR="00BC2F05" w:rsidRPr="00431F4B">
        <w:rPr>
          <w:rFonts w:ascii="Calibri" w:hAnsi="Calibri" w:cs="Tahoma"/>
          <w:sz w:val="20"/>
          <w:szCs w:val="22"/>
        </w:rPr>
        <w:t xml:space="preserve"> and </w:t>
      </w:r>
      <w:r w:rsidR="00BC2F05" w:rsidRPr="00431F4B">
        <w:rPr>
          <w:rFonts w:ascii="Calibri" w:hAnsi="Calibri" w:cs="Tahoma"/>
          <w:i/>
          <w:sz w:val="20"/>
          <w:szCs w:val="22"/>
        </w:rPr>
        <w:t>Xist</w:t>
      </w:r>
      <w:r w:rsidR="00BC2F05" w:rsidRPr="00431F4B">
        <w:rPr>
          <w:rFonts w:ascii="Calibri" w:hAnsi="Calibri" w:cs="Tahoma"/>
          <w:sz w:val="20"/>
          <w:szCs w:val="22"/>
        </w:rPr>
        <w:t xml:space="preserve"> prom</w:t>
      </w:r>
      <w:r w:rsidR="0052292E">
        <w:rPr>
          <w:rFonts w:ascii="Calibri" w:hAnsi="Calibri" w:cs="Tahoma"/>
          <w:sz w:val="20"/>
          <w:szCs w:val="22"/>
        </w:rPr>
        <w:t>oters (TAD D and E in Nora et al; mm9</w:t>
      </w:r>
      <w:r w:rsidR="009E3A77" w:rsidRPr="00431F4B">
        <w:rPr>
          <w:rFonts w:ascii="Calibri" w:hAnsi="Calibri" w:cs="Tahoma"/>
          <w:sz w:val="20"/>
          <w:szCs w:val="22"/>
        </w:rPr>
        <w:t xml:space="preserve"> chrX:100378306</w:t>
      </w:r>
      <w:r w:rsidR="009E3A77" w:rsidRPr="00431F4B">
        <w:rPr>
          <w:rFonts w:ascii="Calibri" w:hAnsi="Calibri" w:cs="Tahoma"/>
          <w:color w:val="000000"/>
          <w:sz w:val="20"/>
          <w:szCs w:val="22"/>
        </w:rPr>
        <w:t>-</w:t>
      </w:r>
      <w:r w:rsidR="009E3A77" w:rsidRPr="00431F4B">
        <w:rPr>
          <w:rFonts w:ascii="Calibri" w:hAnsi="Calibri" w:cs="Tahoma"/>
          <w:sz w:val="20"/>
          <w:szCs w:val="22"/>
        </w:rPr>
        <w:t>101298738</w:t>
      </w:r>
      <w:r w:rsidR="00F679E3">
        <w:rPr>
          <w:rFonts w:ascii="Calibri" w:hAnsi="Calibri" w:cs="Tahoma"/>
          <w:sz w:val="20"/>
          <w:szCs w:val="22"/>
        </w:rPr>
        <w:t xml:space="preserve">; see </w:t>
      </w:r>
      <w:r w:rsidR="00F679E3" w:rsidRPr="00F679E3">
        <w:rPr>
          <w:rFonts w:ascii="Calibri" w:hAnsi="Calibri" w:cs="Tahoma"/>
          <w:b/>
          <w:sz w:val="20"/>
          <w:szCs w:val="22"/>
        </w:rPr>
        <w:t>Figure 2A</w:t>
      </w:r>
      <w:r w:rsidR="00F679E3">
        <w:rPr>
          <w:rFonts w:ascii="Calibri" w:hAnsi="Calibri" w:cs="Tahoma"/>
          <w:sz w:val="20"/>
          <w:szCs w:val="22"/>
        </w:rPr>
        <w:t xml:space="preserve"> in the main text</w:t>
      </w:r>
      <w:r w:rsidR="009E3A77" w:rsidRPr="00431F4B">
        <w:rPr>
          <w:rFonts w:ascii="Calibri" w:hAnsi="Calibri" w:cs="Tahoma"/>
          <w:sz w:val="20"/>
          <w:szCs w:val="22"/>
        </w:rPr>
        <w:t>)</w:t>
      </w:r>
      <w:r w:rsidR="00BC2F05" w:rsidRPr="00431F4B">
        <w:rPr>
          <w:rFonts w:ascii="Calibri" w:hAnsi="Calibri" w:cs="Tahoma"/>
          <w:sz w:val="20"/>
          <w:szCs w:val="22"/>
        </w:rPr>
        <w:t>.</w:t>
      </w:r>
      <w:r w:rsidR="00F5670D" w:rsidRPr="00431F4B">
        <w:rPr>
          <w:rFonts w:ascii="Calibri" w:hAnsi="Calibri" w:cs="Tahoma"/>
          <w:sz w:val="20"/>
          <w:szCs w:val="22"/>
        </w:rPr>
        <w:t xml:space="preserve"> In this genomic region, </w:t>
      </w:r>
      <w:r w:rsidR="003A2859" w:rsidRPr="00431F4B">
        <w:rPr>
          <w:rFonts w:ascii="Calibri" w:hAnsi="Calibri" w:cs="Tahoma"/>
          <w:sz w:val="20"/>
          <w:szCs w:val="22"/>
        </w:rPr>
        <w:t>124 forward</w:t>
      </w:r>
      <w:r w:rsidR="000C48DD" w:rsidRPr="00431F4B">
        <w:rPr>
          <w:rFonts w:ascii="Calibri" w:hAnsi="Calibri" w:cs="Tahoma"/>
          <w:sz w:val="20"/>
          <w:szCs w:val="22"/>
        </w:rPr>
        <w:t xml:space="preserve"> (FOR)</w:t>
      </w:r>
      <w:r w:rsidR="003A2859" w:rsidRPr="00431F4B">
        <w:rPr>
          <w:rFonts w:ascii="Calibri" w:hAnsi="Calibri" w:cs="Tahoma"/>
          <w:sz w:val="20"/>
          <w:szCs w:val="22"/>
        </w:rPr>
        <w:t xml:space="preserve"> and 126 reverse </w:t>
      </w:r>
      <w:r w:rsidR="000C48DD" w:rsidRPr="00431F4B">
        <w:rPr>
          <w:rFonts w:ascii="Calibri" w:hAnsi="Calibri" w:cs="Tahoma"/>
          <w:sz w:val="20"/>
          <w:szCs w:val="22"/>
        </w:rPr>
        <w:t xml:space="preserve">(REV) </w:t>
      </w:r>
      <w:r w:rsidR="003A2859" w:rsidRPr="00431F4B">
        <w:rPr>
          <w:rFonts w:ascii="Calibri" w:hAnsi="Calibri" w:cs="Tahoma"/>
          <w:sz w:val="20"/>
          <w:szCs w:val="22"/>
        </w:rPr>
        <w:t xml:space="preserve">primers </w:t>
      </w:r>
      <w:r w:rsidR="00EF040A">
        <w:rPr>
          <w:rFonts w:ascii="Calibri" w:hAnsi="Calibri" w:cs="Tahoma"/>
          <w:sz w:val="20"/>
          <w:szCs w:val="22"/>
        </w:rPr>
        <w:t>anneal to</w:t>
      </w:r>
      <w:r w:rsidR="00C83752" w:rsidRPr="00431F4B">
        <w:rPr>
          <w:rFonts w:ascii="Calibri" w:hAnsi="Calibri" w:cs="Tahoma"/>
          <w:sz w:val="20"/>
          <w:szCs w:val="22"/>
        </w:rPr>
        <w:t xml:space="preserve"> alternate </w:t>
      </w:r>
      <w:r w:rsidR="0024101C" w:rsidRPr="00431F4B">
        <w:rPr>
          <w:rFonts w:ascii="Calibri" w:hAnsi="Calibri" w:cs="Tahoma"/>
          <w:sz w:val="20"/>
          <w:szCs w:val="22"/>
        </w:rPr>
        <w:t xml:space="preserve">HindIII restriction fragments </w:t>
      </w:r>
      <w:r w:rsidR="00442F53" w:rsidRPr="00431F4B">
        <w:rPr>
          <w:rFonts w:ascii="Calibri" w:hAnsi="Calibri" w:cs="Tahoma"/>
          <w:sz w:val="20"/>
          <w:szCs w:val="22"/>
        </w:rPr>
        <w:t>of variable size</w:t>
      </w:r>
      <w:r w:rsidR="00E9219B" w:rsidRPr="00431F4B">
        <w:rPr>
          <w:rFonts w:ascii="Calibri" w:hAnsi="Calibri" w:cs="Tahoma"/>
          <w:sz w:val="20"/>
          <w:szCs w:val="22"/>
        </w:rPr>
        <w:t xml:space="preserve"> (</w:t>
      </w:r>
      <w:r w:rsidR="00737839" w:rsidRPr="0082306D">
        <w:rPr>
          <w:rFonts w:ascii="Calibri" w:hAnsi="Calibri" w:cs="Tahoma"/>
          <w:b/>
          <w:sz w:val="20"/>
          <w:szCs w:val="22"/>
        </w:rPr>
        <w:t>Figure M2</w:t>
      </w:r>
      <w:r w:rsidR="001F0238" w:rsidRPr="00431F4B">
        <w:rPr>
          <w:rFonts w:ascii="Calibri" w:hAnsi="Calibri" w:cs="Tahoma"/>
          <w:sz w:val="20"/>
          <w:szCs w:val="22"/>
        </w:rPr>
        <w:t>)</w:t>
      </w:r>
      <w:r w:rsidR="00442F53" w:rsidRPr="00431F4B">
        <w:rPr>
          <w:rFonts w:ascii="Calibri" w:hAnsi="Calibri" w:cs="Tahoma"/>
          <w:sz w:val="20"/>
          <w:szCs w:val="22"/>
        </w:rPr>
        <w:t xml:space="preserve">. </w:t>
      </w:r>
    </w:p>
    <w:p w14:paraId="64E4AAAA" w14:textId="6CE744B8" w:rsidR="00E34A67" w:rsidRPr="00431F4B" w:rsidRDefault="00CC2B54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>S</w:t>
      </w:r>
      <w:r w:rsidR="000352D8" w:rsidRPr="00431F4B">
        <w:rPr>
          <w:rFonts w:ascii="Calibri" w:hAnsi="Calibri" w:cs="Tahoma"/>
          <w:sz w:val="20"/>
          <w:szCs w:val="22"/>
        </w:rPr>
        <w:t>ince the</w:t>
      </w:r>
      <w:r w:rsidR="0010429D" w:rsidRPr="00431F4B">
        <w:rPr>
          <w:rFonts w:ascii="Calibri" w:hAnsi="Calibri" w:cs="Tahoma"/>
          <w:sz w:val="20"/>
          <w:szCs w:val="22"/>
        </w:rPr>
        <w:t xml:space="preserve"> </w:t>
      </w:r>
      <w:r w:rsidR="001F0238" w:rsidRPr="00431F4B">
        <w:rPr>
          <w:rFonts w:ascii="Calibri" w:hAnsi="Calibri" w:cs="Tahoma"/>
          <w:sz w:val="20"/>
          <w:szCs w:val="22"/>
        </w:rPr>
        <w:t xml:space="preserve">average length </w:t>
      </w:r>
      <w:r w:rsidR="000C48DD" w:rsidRPr="00431F4B">
        <w:rPr>
          <w:rFonts w:ascii="Calibri" w:hAnsi="Calibri" w:cs="Tahoma"/>
          <w:sz w:val="20"/>
          <w:szCs w:val="22"/>
        </w:rPr>
        <w:t xml:space="preserve">of FOR </w:t>
      </w:r>
      <w:r w:rsidR="001F0238" w:rsidRPr="00431F4B">
        <w:rPr>
          <w:rFonts w:ascii="Calibri" w:hAnsi="Calibri" w:cs="Tahoma"/>
          <w:sz w:val="20"/>
          <w:szCs w:val="22"/>
        </w:rPr>
        <w:t xml:space="preserve">and REV fragments </w:t>
      </w:r>
      <w:r w:rsidR="00323FEB" w:rsidRPr="00431F4B">
        <w:rPr>
          <w:rFonts w:ascii="Calibri" w:hAnsi="Calibri" w:cs="Tahoma"/>
          <w:sz w:val="20"/>
          <w:szCs w:val="22"/>
        </w:rPr>
        <w:t xml:space="preserve">in this region </w:t>
      </w:r>
      <w:r w:rsidR="000C48DD" w:rsidRPr="00431F4B">
        <w:rPr>
          <w:rFonts w:ascii="Calibri" w:hAnsi="Calibri" w:cs="Tahoma"/>
          <w:sz w:val="20"/>
          <w:szCs w:val="22"/>
        </w:rPr>
        <w:t>is 3</w:t>
      </w:r>
      <w:r w:rsidR="007C1F16" w:rsidRPr="00431F4B">
        <w:rPr>
          <w:rFonts w:ascii="Calibri" w:hAnsi="Calibri" w:cs="Tahoma"/>
          <w:sz w:val="20"/>
          <w:szCs w:val="22"/>
        </w:rPr>
        <w:t>078</w:t>
      </w:r>
      <w:r w:rsidR="000C48DD" w:rsidRPr="00431F4B">
        <w:rPr>
          <w:rFonts w:ascii="Calibri" w:hAnsi="Calibri" w:cs="Tahoma"/>
          <w:sz w:val="20"/>
          <w:szCs w:val="22"/>
        </w:rPr>
        <w:t xml:space="preserve"> bp</w:t>
      </w:r>
      <w:r w:rsidR="004B41E4" w:rsidRPr="00431F4B">
        <w:rPr>
          <w:rFonts w:ascii="Calibri" w:hAnsi="Calibri" w:cs="Tahoma"/>
          <w:sz w:val="20"/>
          <w:szCs w:val="22"/>
        </w:rPr>
        <w:t xml:space="preserve">, we chose to </w:t>
      </w:r>
      <w:r w:rsidR="00CE7B32" w:rsidRPr="00431F4B">
        <w:rPr>
          <w:rFonts w:ascii="Calibri" w:hAnsi="Calibri" w:cs="Tahoma"/>
          <w:sz w:val="20"/>
          <w:szCs w:val="22"/>
        </w:rPr>
        <w:t xml:space="preserve">use </w:t>
      </w:r>
      <w:r w:rsidR="00533E1D">
        <w:rPr>
          <w:rFonts w:ascii="Calibri" w:hAnsi="Calibri" w:cs="Tahoma"/>
          <w:sz w:val="20"/>
          <w:szCs w:val="22"/>
        </w:rPr>
        <w:t>3000-</w:t>
      </w:r>
      <w:r w:rsidR="004B41E4" w:rsidRPr="00431F4B">
        <w:rPr>
          <w:rFonts w:ascii="Calibri" w:hAnsi="Calibri" w:cs="Tahoma"/>
          <w:sz w:val="20"/>
          <w:szCs w:val="22"/>
        </w:rPr>
        <w:t>bp</w:t>
      </w:r>
      <w:r w:rsidR="00956FE6" w:rsidRPr="00431F4B">
        <w:rPr>
          <w:rFonts w:ascii="Calibri" w:hAnsi="Calibri" w:cs="Tahoma"/>
          <w:sz w:val="20"/>
          <w:szCs w:val="22"/>
        </w:rPr>
        <w:t xml:space="preserve"> </w:t>
      </w:r>
      <w:r w:rsidR="004E5595" w:rsidRPr="00431F4B">
        <w:rPr>
          <w:rFonts w:ascii="Calibri" w:hAnsi="Calibri" w:cs="Tahoma"/>
          <w:sz w:val="20"/>
          <w:szCs w:val="22"/>
        </w:rPr>
        <w:t>beads</w:t>
      </w:r>
      <w:r w:rsidR="00863808" w:rsidRPr="00431F4B">
        <w:rPr>
          <w:rFonts w:ascii="Calibri" w:hAnsi="Calibri" w:cs="Tahoma"/>
          <w:sz w:val="20"/>
          <w:szCs w:val="22"/>
        </w:rPr>
        <w:t xml:space="preserve">, resulting in </w:t>
      </w:r>
      <w:r w:rsidR="00CC7AF0" w:rsidRPr="00431F4B">
        <w:rPr>
          <w:rFonts w:ascii="Calibri" w:hAnsi="Calibri" w:cs="Tahoma"/>
          <w:sz w:val="20"/>
          <w:szCs w:val="22"/>
        </w:rPr>
        <w:t>polymers</w:t>
      </w:r>
      <w:r w:rsidR="00863808" w:rsidRPr="00431F4B">
        <w:rPr>
          <w:rFonts w:ascii="Calibri" w:hAnsi="Calibri" w:cs="Tahoma"/>
          <w:sz w:val="20"/>
          <w:szCs w:val="22"/>
        </w:rPr>
        <w:t xml:space="preserve"> </w:t>
      </w:r>
      <w:r w:rsidR="00CC7AF0" w:rsidRPr="00431F4B">
        <w:rPr>
          <w:rFonts w:ascii="Calibri" w:hAnsi="Calibri" w:cs="Tahoma"/>
          <w:sz w:val="20"/>
          <w:szCs w:val="22"/>
        </w:rPr>
        <w:t xml:space="preserve">of </w:t>
      </w:r>
      <w:r w:rsidR="00F207CB" w:rsidRPr="00431F4B">
        <w:rPr>
          <w:rFonts w:ascii="Calibri" w:hAnsi="Calibri" w:cs="Tahoma"/>
          <w:i/>
          <w:sz w:val="20"/>
          <w:szCs w:val="22"/>
        </w:rPr>
        <w:t>N</w:t>
      </w:r>
      <w:r w:rsidR="00F207CB" w:rsidRPr="00431F4B">
        <w:rPr>
          <w:rFonts w:ascii="Calibri" w:hAnsi="Calibri" w:cs="Tahoma"/>
          <w:sz w:val="20"/>
          <w:szCs w:val="22"/>
        </w:rPr>
        <w:t>=</w:t>
      </w:r>
      <w:r w:rsidR="00CC7AF0" w:rsidRPr="00431F4B">
        <w:rPr>
          <w:rFonts w:ascii="Calibri" w:hAnsi="Calibri" w:cs="Tahoma"/>
          <w:sz w:val="20"/>
          <w:szCs w:val="22"/>
        </w:rPr>
        <w:t>108 beads in the case of TAD D alone (</w:t>
      </w:r>
      <w:r w:rsidR="00863808" w:rsidRPr="00431F4B">
        <w:rPr>
          <w:rFonts w:ascii="Calibri" w:hAnsi="Calibri" w:cs="Tahoma"/>
          <w:sz w:val="20"/>
          <w:szCs w:val="22"/>
        </w:rPr>
        <w:t>chrX:100378306-100699670</w:t>
      </w:r>
      <w:r w:rsidR="00533E1D">
        <w:rPr>
          <w:rFonts w:ascii="Calibri" w:hAnsi="Calibri" w:cs="Tahoma"/>
          <w:sz w:val="20"/>
          <w:szCs w:val="22"/>
        </w:rPr>
        <w:t>, total length 321</w:t>
      </w:r>
      <w:r w:rsidR="00F52C59">
        <w:rPr>
          <w:rFonts w:ascii="Calibri" w:hAnsi="Calibri" w:cs="Tahoma"/>
          <w:sz w:val="20"/>
          <w:szCs w:val="22"/>
        </w:rPr>
        <w:t>’</w:t>
      </w:r>
      <w:r w:rsidR="00F36605" w:rsidRPr="00431F4B">
        <w:rPr>
          <w:rFonts w:ascii="Calibri" w:hAnsi="Calibri" w:cs="Tahoma"/>
          <w:sz w:val="20"/>
          <w:szCs w:val="22"/>
        </w:rPr>
        <w:t>364 bp</w:t>
      </w:r>
      <w:r w:rsidR="00863808" w:rsidRPr="00431F4B">
        <w:rPr>
          <w:rFonts w:ascii="Calibri" w:hAnsi="Calibri" w:cs="Tahoma"/>
          <w:sz w:val="20"/>
          <w:szCs w:val="22"/>
        </w:rPr>
        <w:t xml:space="preserve">) </w:t>
      </w:r>
      <w:r w:rsidR="00906734" w:rsidRPr="00431F4B">
        <w:rPr>
          <w:rFonts w:ascii="Calibri" w:hAnsi="Calibri" w:cs="Tahoma"/>
          <w:sz w:val="20"/>
          <w:szCs w:val="22"/>
        </w:rPr>
        <w:t>and</w:t>
      </w:r>
      <w:r w:rsidR="003D1B47" w:rsidRPr="00431F4B">
        <w:rPr>
          <w:rFonts w:ascii="Calibri" w:hAnsi="Calibri" w:cs="Tahoma"/>
          <w:sz w:val="20"/>
          <w:szCs w:val="22"/>
        </w:rPr>
        <w:t xml:space="preserve"> </w:t>
      </w:r>
      <w:r w:rsidR="00F207CB" w:rsidRPr="00431F4B">
        <w:rPr>
          <w:rFonts w:ascii="Calibri" w:hAnsi="Calibri" w:cs="Tahoma"/>
          <w:i/>
          <w:sz w:val="20"/>
          <w:szCs w:val="22"/>
        </w:rPr>
        <w:t>N</w:t>
      </w:r>
      <w:r w:rsidR="00F207CB" w:rsidRPr="00431F4B">
        <w:rPr>
          <w:rFonts w:ascii="Calibri" w:hAnsi="Calibri" w:cs="Tahoma"/>
          <w:sz w:val="20"/>
          <w:szCs w:val="22"/>
        </w:rPr>
        <w:t>=</w:t>
      </w:r>
      <w:r w:rsidR="00906734" w:rsidRPr="00431F4B">
        <w:rPr>
          <w:rFonts w:ascii="Calibri" w:hAnsi="Calibri" w:cs="Tahoma"/>
          <w:sz w:val="20"/>
          <w:szCs w:val="22"/>
        </w:rPr>
        <w:t>307 beads in the case of TAD D+E</w:t>
      </w:r>
      <w:r w:rsidR="007744A3" w:rsidRPr="00431F4B">
        <w:rPr>
          <w:rFonts w:ascii="Calibri" w:hAnsi="Calibri" w:cs="Tahoma"/>
          <w:sz w:val="20"/>
          <w:szCs w:val="22"/>
        </w:rPr>
        <w:t xml:space="preserve"> (total length 92’0432 bp)</w:t>
      </w:r>
      <w:r w:rsidR="004B41E4" w:rsidRPr="00431F4B">
        <w:rPr>
          <w:rFonts w:ascii="Calibri" w:hAnsi="Calibri" w:cs="Tahoma"/>
          <w:sz w:val="20"/>
          <w:szCs w:val="22"/>
        </w:rPr>
        <w:t>.</w:t>
      </w:r>
      <w:r w:rsidR="007C1F16" w:rsidRPr="00431F4B">
        <w:rPr>
          <w:rFonts w:ascii="Calibri" w:hAnsi="Calibri" w:cs="Tahoma"/>
          <w:sz w:val="20"/>
          <w:szCs w:val="22"/>
        </w:rPr>
        <w:t xml:space="preserve"> We believe that this represents a</w:t>
      </w:r>
      <w:r w:rsidR="00AD5862" w:rsidRPr="00431F4B">
        <w:rPr>
          <w:rFonts w:ascii="Calibri" w:hAnsi="Calibri" w:cs="Tahoma"/>
          <w:sz w:val="20"/>
          <w:szCs w:val="22"/>
        </w:rPr>
        <w:t>n</w:t>
      </w:r>
      <w:r w:rsidR="007C1F16" w:rsidRPr="00431F4B">
        <w:rPr>
          <w:rFonts w:ascii="Calibri" w:hAnsi="Calibri" w:cs="Tahoma"/>
          <w:sz w:val="20"/>
          <w:szCs w:val="22"/>
        </w:rPr>
        <w:t xml:space="preserve"> </w:t>
      </w:r>
      <w:r w:rsidR="006F60C0" w:rsidRPr="00431F4B">
        <w:rPr>
          <w:rFonts w:ascii="Calibri" w:hAnsi="Calibri" w:cs="Tahoma"/>
          <w:sz w:val="20"/>
          <w:szCs w:val="22"/>
        </w:rPr>
        <w:t>acceptable</w:t>
      </w:r>
      <w:r w:rsidR="007C1F16" w:rsidRPr="00431F4B">
        <w:rPr>
          <w:rFonts w:ascii="Calibri" w:hAnsi="Calibri" w:cs="Tahoma"/>
          <w:sz w:val="20"/>
          <w:szCs w:val="22"/>
        </w:rPr>
        <w:t xml:space="preserve"> trade</w:t>
      </w:r>
      <w:r w:rsidR="00B729D2" w:rsidRPr="00431F4B">
        <w:rPr>
          <w:rFonts w:ascii="Calibri" w:hAnsi="Calibri" w:cs="Tahoma"/>
          <w:sz w:val="20"/>
          <w:szCs w:val="22"/>
        </w:rPr>
        <w:t xml:space="preserve"> </w:t>
      </w:r>
      <w:r w:rsidR="007C1F16" w:rsidRPr="00431F4B">
        <w:rPr>
          <w:rFonts w:ascii="Calibri" w:hAnsi="Calibri" w:cs="Tahoma"/>
          <w:sz w:val="20"/>
          <w:szCs w:val="22"/>
        </w:rPr>
        <w:t>off between u</w:t>
      </w:r>
      <w:r w:rsidR="00900990" w:rsidRPr="00431F4B">
        <w:rPr>
          <w:rFonts w:ascii="Calibri" w:hAnsi="Calibri" w:cs="Tahoma"/>
          <w:sz w:val="20"/>
          <w:szCs w:val="22"/>
        </w:rPr>
        <w:t xml:space="preserve">nder- and oversampling </w:t>
      </w:r>
      <w:r w:rsidR="007A58E4" w:rsidRPr="00431F4B">
        <w:rPr>
          <w:rFonts w:ascii="Calibri" w:hAnsi="Calibri" w:cs="Tahoma"/>
          <w:sz w:val="20"/>
          <w:szCs w:val="22"/>
        </w:rPr>
        <w:t>5C</w:t>
      </w:r>
      <w:r w:rsidR="00900990" w:rsidRPr="00431F4B">
        <w:rPr>
          <w:rFonts w:ascii="Calibri" w:hAnsi="Calibri" w:cs="Tahoma"/>
          <w:sz w:val="20"/>
          <w:szCs w:val="22"/>
        </w:rPr>
        <w:t xml:space="preserve"> data:</w:t>
      </w:r>
      <w:r w:rsidR="00CB4B41" w:rsidRPr="00431F4B">
        <w:rPr>
          <w:rFonts w:ascii="Calibri" w:hAnsi="Calibri" w:cs="Tahoma"/>
          <w:sz w:val="20"/>
          <w:szCs w:val="22"/>
        </w:rPr>
        <w:t xml:space="preserve"> 35% </w:t>
      </w:r>
      <w:r w:rsidR="00E14BA1" w:rsidRPr="00431F4B">
        <w:rPr>
          <w:rFonts w:ascii="Calibri" w:hAnsi="Calibri" w:cs="Tahoma"/>
          <w:sz w:val="20"/>
          <w:szCs w:val="22"/>
        </w:rPr>
        <w:t xml:space="preserve">of </w:t>
      </w:r>
      <w:r w:rsidR="00E861DD" w:rsidRPr="00431F4B">
        <w:rPr>
          <w:rFonts w:ascii="Calibri" w:hAnsi="Calibri" w:cs="Tahoma"/>
          <w:sz w:val="20"/>
          <w:szCs w:val="22"/>
        </w:rPr>
        <w:t xml:space="preserve">restriction fragments </w:t>
      </w:r>
      <w:r w:rsidR="003C3317" w:rsidRPr="00431F4B">
        <w:rPr>
          <w:rFonts w:ascii="Calibri" w:hAnsi="Calibri" w:cs="Tahoma"/>
          <w:sz w:val="20"/>
          <w:szCs w:val="22"/>
        </w:rPr>
        <w:t xml:space="preserve">are </w:t>
      </w:r>
      <w:r w:rsidR="00F74A8F">
        <w:rPr>
          <w:rFonts w:ascii="Calibri" w:hAnsi="Calibri" w:cs="Tahoma"/>
          <w:sz w:val="20"/>
          <w:szCs w:val="22"/>
        </w:rPr>
        <w:t>longer the</w:t>
      </w:r>
      <w:r w:rsidR="00E861DD" w:rsidRPr="00431F4B">
        <w:rPr>
          <w:rFonts w:ascii="Calibri" w:hAnsi="Calibri" w:cs="Tahoma"/>
          <w:sz w:val="20"/>
          <w:szCs w:val="22"/>
        </w:rPr>
        <w:t>n 30</w:t>
      </w:r>
      <w:r w:rsidR="004E7BD3" w:rsidRPr="00431F4B">
        <w:rPr>
          <w:rFonts w:ascii="Calibri" w:hAnsi="Calibri" w:cs="Tahoma"/>
          <w:sz w:val="20"/>
          <w:szCs w:val="22"/>
        </w:rPr>
        <w:t>0</w:t>
      </w:r>
      <w:r w:rsidR="00E861DD" w:rsidRPr="00431F4B">
        <w:rPr>
          <w:rFonts w:ascii="Calibri" w:hAnsi="Calibri" w:cs="Tahoma"/>
          <w:sz w:val="20"/>
          <w:szCs w:val="22"/>
        </w:rPr>
        <w:t>0</w:t>
      </w:r>
      <w:r w:rsidR="004E7BD3" w:rsidRPr="00431F4B">
        <w:rPr>
          <w:rFonts w:ascii="Calibri" w:hAnsi="Calibri" w:cs="Tahoma"/>
          <w:sz w:val="20"/>
          <w:szCs w:val="22"/>
        </w:rPr>
        <w:t xml:space="preserve"> bp</w:t>
      </w:r>
      <w:r w:rsidR="00E861DD" w:rsidRPr="00431F4B">
        <w:rPr>
          <w:rFonts w:ascii="Calibri" w:hAnsi="Calibri" w:cs="Tahoma"/>
          <w:sz w:val="20"/>
          <w:szCs w:val="22"/>
        </w:rPr>
        <w:t xml:space="preserve"> </w:t>
      </w:r>
      <w:r w:rsidR="003C3317" w:rsidRPr="00431F4B">
        <w:rPr>
          <w:rFonts w:ascii="Calibri" w:hAnsi="Calibri" w:cs="Tahoma"/>
          <w:sz w:val="20"/>
          <w:szCs w:val="22"/>
        </w:rPr>
        <w:t xml:space="preserve">and will be </w:t>
      </w:r>
      <w:r w:rsidR="00E861DD" w:rsidRPr="00431F4B">
        <w:rPr>
          <w:rFonts w:ascii="Calibri" w:hAnsi="Calibri" w:cs="Tahoma"/>
          <w:sz w:val="20"/>
          <w:szCs w:val="22"/>
        </w:rPr>
        <w:t xml:space="preserve">mapped on multiple </w:t>
      </w:r>
      <w:r w:rsidR="000268DB" w:rsidRPr="00431F4B">
        <w:rPr>
          <w:rFonts w:ascii="Calibri" w:hAnsi="Calibri" w:cs="Tahoma"/>
          <w:sz w:val="20"/>
          <w:szCs w:val="22"/>
        </w:rPr>
        <w:t>beads</w:t>
      </w:r>
      <w:r w:rsidR="006F4DF5" w:rsidRPr="00431F4B">
        <w:rPr>
          <w:rFonts w:ascii="Calibri" w:hAnsi="Calibri" w:cs="Tahoma"/>
          <w:sz w:val="20"/>
          <w:szCs w:val="22"/>
        </w:rPr>
        <w:t>,</w:t>
      </w:r>
      <w:r w:rsidR="00CB4B41" w:rsidRPr="00431F4B">
        <w:rPr>
          <w:rFonts w:ascii="Calibri" w:hAnsi="Calibri" w:cs="Tahoma"/>
          <w:sz w:val="20"/>
          <w:szCs w:val="22"/>
        </w:rPr>
        <w:t xml:space="preserve"> while the remaining 65% </w:t>
      </w:r>
      <w:r w:rsidR="003C3317" w:rsidRPr="00431F4B">
        <w:rPr>
          <w:rFonts w:ascii="Calibri" w:hAnsi="Calibri" w:cs="Tahoma"/>
          <w:sz w:val="20"/>
          <w:szCs w:val="22"/>
        </w:rPr>
        <w:t xml:space="preserve">will contribute together with their nearest neighbour to define the expected contacts of </w:t>
      </w:r>
      <w:r w:rsidR="009D37CD" w:rsidRPr="00431F4B">
        <w:rPr>
          <w:rFonts w:ascii="Calibri" w:hAnsi="Calibri" w:cs="Tahoma"/>
          <w:sz w:val="20"/>
          <w:szCs w:val="22"/>
        </w:rPr>
        <w:t>single</w:t>
      </w:r>
      <w:r w:rsidR="003C3317" w:rsidRPr="00431F4B">
        <w:rPr>
          <w:rFonts w:ascii="Calibri" w:hAnsi="Calibri" w:cs="Tahoma"/>
          <w:sz w:val="20"/>
          <w:szCs w:val="22"/>
        </w:rPr>
        <w:t xml:space="preserve"> bead</w:t>
      </w:r>
      <w:r w:rsidR="005E6DA4" w:rsidRPr="00431F4B">
        <w:rPr>
          <w:rFonts w:ascii="Calibri" w:hAnsi="Calibri" w:cs="Tahoma"/>
          <w:sz w:val="20"/>
          <w:szCs w:val="22"/>
        </w:rPr>
        <w:t>s</w:t>
      </w:r>
      <w:r w:rsidR="003C3317" w:rsidRPr="00431F4B">
        <w:rPr>
          <w:rFonts w:ascii="Calibri" w:hAnsi="Calibri" w:cs="Tahoma"/>
          <w:sz w:val="20"/>
          <w:szCs w:val="22"/>
        </w:rPr>
        <w:t>.</w:t>
      </w:r>
    </w:p>
    <w:p w14:paraId="55E33614" w14:textId="713F14C3" w:rsidR="000641F3" w:rsidRPr="00431F4B" w:rsidRDefault="00B967A1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To simulate 5C experiments, the uneven sampling </w:t>
      </w:r>
      <w:r w:rsidR="00CB2CAA">
        <w:rPr>
          <w:rFonts w:ascii="Calibri" w:hAnsi="Calibri" w:cs="Tahoma"/>
          <w:sz w:val="20"/>
          <w:szCs w:val="22"/>
        </w:rPr>
        <w:t xml:space="preserve">of the genomic region provided </w:t>
      </w:r>
      <w:r w:rsidRPr="00431F4B">
        <w:rPr>
          <w:rFonts w:ascii="Calibri" w:hAnsi="Calibri" w:cs="Tahoma"/>
          <w:sz w:val="20"/>
          <w:szCs w:val="22"/>
        </w:rPr>
        <w:t xml:space="preserve">by restriction fragments of different length </w:t>
      </w:r>
      <w:r w:rsidR="00F04554">
        <w:rPr>
          <w:rFonts w:ascii="Calibri" w:hAnsi="Calibri" w:cs="Tahoma"/>
          <w:sz w:val="20"/>
          <w:szCs w:val="22"/>
        </w:rPr>
        <w:t xml:space="preserve">must </w:t>
      </w:r>
      <w:r w:rsidRPr="00431F4B">
        <w:rPr>
          <w:rFonts w:ascii="Calibri" w:hAnsi="Calibri" w:cs="Tahoma"/>
          <w:sz w:val="20"/>
          <w:szCs w:val="22"/>
        </w:rPr>
        <w:t xml:space="preserve">be mapped onto the even sampling </w:t>
      </w:r>
      <w:r w:rsidR="00A23472">
        <w:rPr>
          <w:rFonts w:ascii="Calibri" w:hAnsi="Calibri" w:cs="Tahoma"/>
          <w:sz w:val="20"/>
          <w:szCs w:val="22"/>
        </w:rPr>
        <w:t>provided</w:t>
      </w:r>
      <w:r w:rsidRPr="00431F4B">
        <w:rPr>
          <w:rFonts w:ascii="Calibri" w:hAnsi="Calibri" w:cs="Tahoma"/>
          <w:sz w:val="20"/>
          <w:szCs w:val="22"/>
        </w:rPr>
        <w:t xml:space="preserve"> by equally spaced beads. </w:t>
      </w:r>
      <w:r w:rsidR="006A6958">
        <w:rPr>
          <w:rFonts w:ascii="Calibri" w:hAnsi="Calibri" w:cs="Tahoma"/>
          <w:sz w:val="20"/>
          <w:szCs w:val="22"/>
        </w:rPr>
        <w:t xml:space="preserve">This </w:t>
      </w:r>
      <w:r w:rsidR="00DB2C94" w:rsidRPr="00431F4B">
        <w:rPr>
          <w:rFonts w:ascii="Calibri" w:hAnsi="Calibri" w:cs="Tahoma"/>
          <w:sz w:val="20"/>
          <w:szCs w:val="22"/>
        </w:rPr>
        <w:t>is</w:t>
      </w:r>
      <w:r w:rsidR="00DE4C4B" w:rsidRPr="00431F4B">
        <w:rPr>
          <w:rFonts w:ascii="Calibri" w:hAnsi="Calibri" w:cs="Tahoma"/>
          <w:sz w:val="20"/>
          <w:szCs w:val="22"/>
        </w:rPr>
        <w:t xml:space="preserve"> performed as follows</w:t>
      </w:r>
      <w:r w:rsidR="002251BE">
        <w:rPr>
          <w:rFonts w:ascii="Calibri" w:hAnsi="Calibri" w:cs="Tahoma"/>
          <w:sz w:val="20"/>
          <w:szCs w:val="22"/>
        </w:rPr>
        <w:t xml:space="preserve"> (for an example of the alignment, see </w:t>
      </w:r>
      <w:r w:rsidR="002251BE" w:rsidRPr="002251BE">
        <w:rPr>
          <w:rFonts w:ascii="Calibri" w:hAnsi="Calibri" w:cs="Tahoma"/>
          <w:b/>
          <w:sz w:val="20"/>
          <w:szCs w:val="22"/>
        </w:rPr>
        <w:t>Supplementary Figure 2B</w:t>
      </w:r>
      <w:r w:rsidR="002251BE">
        <w:rPr>
          <w:rFonts w:ascii="Calibri" w:hAnsi="Calibri" w:cs="Tahoma"/>
          <w:sz w:val="20"/>
          <w:szCs w:val="22"/>
        </w:rPr>
        <w:t>)</w:t>
      </w:r>
      <w:r w:rsidR="00DE4C4B" w:rsidRPr="00431F4B">
        <w:rPr>
          <w:rFonts w:ascii="Calibri" w:hAnsi="Calibri" w:cs="Tahoma"/>
          <w:sz w:val="20"/>
          <w:szCs w:val="22"/>
        </w:rPr>
        <w:t>:</w:t>
      </w:r>
    </w:p>
    <w:p w14:paraId="331F00E7" w14:textId="2499B3DF" w:rsidR="00E70BA4" w:rsidRPr="00431F4B" w:rsidRDefault="00A822F7" w:rsidP="0025094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The </w:t>
      </w:r>
      <w:r w:rsidR="005064D3" w:rsidRPr="00431F4B">
        <w:rPr>
          <w:rFonts w:ascii="Calibri" w:hAnsi="Calibri" w:cs="Tahoma"/>
          <w:sz w:val="20"/>
          <w:szCs w:val="22"/>
        </w:rPr>
        <w:t xml:space="preserve">5’ end of the </w:t>
      </w:r>
      <w:r w:rsidRPr="00431F4B">
        <w:rPr>
          <w:rFonts w:ascii="Calibri" w:hAnsi="Calibri" w:cs="Tahoma"/>
          <w:sz w:val="20"/>
          <w:szCs w:val="22"/>
        </w:rPr>
        <w:t xml:space="preserve">first bead </w:t>
      </w:r>
      <w:r w:rsidR="005064D3" w:rsidRPr="00431F4B">
        <w:rPr>
          <w:rFonts w:ascii="Calibri" w:hAnsi="Calibri" w:cs="Tahoma"/>
          <w:sz w:val="20"/>
          <w:szCs w:val="22"/>
        </w:rPr>
        <w:t xml:space="preserve">in </w:t>
      </w:r>
      <w:r w:rsidRPr="00431F4B">
        <w:rPr>
          <w:rFonts w:ascii="Calibri" w:hAnsi="Calibri" w:cs="Tahoma"/>
          <w:sz w:val="20"/>
          <w:szCs w:val="22"/>
        </w:rPr>
        <w:t xml:space="preserve">the chain </w:t>
      </w:r>
      <w:r w:rsidR="00DB2C94" w:rsidRPr="00431F4B">
        <w:rPr>
          <w:rFonts w:ascii="Calibri" w:hAnsi="Calibri" w:cs="Tahoma"/>
          <w:sz w:val="20"/>
          <w:szCs w:val="22"/>
        </w:rPr>
        <w:t xml:space="preserve">is positioned at </w:t>
      </w:r>
      <w:r w:rsidR="005064D3" w:rsidRPr="00431F4B">
        <w:rPr>
          <w:rFonts w:ascii="Calibri" w:hAnsi="Calibri" w:cs="Tahoma"/>
          <w:sz w:val="20"/>
          <w:szCs w:val="22"/>
        </w:rPr>
        <w:t xml:space="preserve">the </w:t>
      </w:r>
      <w:r w:rsidRPr="00431F4B">
        <w:rPr>
          <w:rFonts w:ascii="Calibri" w:hAnsi="Calibri" w:cs="Tahoma"/>
          <w:sz w:val="20"/>
          <w:szCs w:val="22"/>
        </w:rPr>
        <w:t xml:space="preserve">5’ end of the first restriction fragment </w:t>
      </w:r>
      <w:r w:rsidR="00B97650" w:rsidRPr="00431F4B">
        <w:rPr>
          <w:rFonts w:ascii="Calibri" w:hAnsi="Calibri" w:cs="Tahoma"/>
          <w:sz w:val="20"/>
          <w:szCs w:val="22"/>
        </w:rPr>
        <w:t xml:space="preserve">in the region of interest </w:t>
      </w:r>
      <w:r w:rsidRPr="00431F4B">
        <w:rPr>
          <w:rFonts w:ascii="Calibri" w:hAnsi="Calibri" w:cs="Tahoma"/>
          <w:sz w:val="20"/>
          <w:szCs w:val="22"/>
        </w:rPr>
        <w:t>(</w:t>
      </w:r>
      <w:r w:rsidR="001F626F" w:rsidRPr="00431F4B">
        <w:rPr>
          <w:rFonts w:ascii="Calibri" w:hAnsi="Calibri" w:cs="Tahoma"/>
          <w:sz w:val="20"/>
          <w:szCs w:val="22"/>
        </w:rPr>
        <w:t xml:space="preserve">in our case, </w:t>
      </w:r>
      <w:r w:rsidRPr="00431F4B">
        <w:rPr>
          <w:rFonts w:ascii="Calibri" w:hAnsi="Calibri" w:cs="Tahoma"/>
          <w:sz w:val="20"/>
          <w:szCs w:val="22"/>
        </w:rPr>
        <w:t xml:space="preserve">REV_489 in the design of Nora et al). </w:t>
      </w:r>
    </w:p>
    <w:p w14:paraId="3622864B" w14:textId="5FF23FC9" w:rsidR="0024101C" w:rsidRPr="00431F4B" w:rsidRDefault="00EB3C9E" w:rsidP="0025094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>Each</w:t>
      </w:r>
      <w:r w:rsidR="005759E9" w:rsidRPr="00431F4B">
        <w:rPr>
          <w:rFonts w:ascii="Calibri" w:hAnsi="Calibri" w:cs="Tahoma"/>
          <w:sz w:val="20"/>
          <w:szCs w:val="22"/>
        </w:rPr>
        <w:t xml:space="preserve"> restriction fragment in the </w:t>
      </w:r>
      <w:r w:rsidR="00F40B6C" w:rsidRPr="00431F4B">
        <w:rPr>
          <w:rFonts w:ascii="Calibri" w:hAnsi="Calibri" w:cs="Tahoma"/>
          <w:sz w:val="20"/>
          <w:szCs w:val="22"/>
        </w:rPr>
        <w:t>region</w:t>
      </w:r>
      <w:r w:rsidR="005759E9" w:rsidRPr="00431F4B">
        <w:rPr>
          <w:rFonts w:ascii="Calibri" w:hAnsi="Calibri" w:cs="Tahoma"/>
          <w:sz w:val="20"/>
          <w:szCs w:val="22"/>
        </w:rPr>
        <w:t xml:space="preserve"> is assigned two indices</w:t>
      </w:r>
      <w:r w:rsidR="001614A2" w:rsidRPr="00431F4B">
        <w:rPr>
          <w:rFonts w:ascii="Calibri" w:hAnsi="Calibri" w:cs="Tahoma"/>
          <w:sz w:val="20"/>
          <w:szCs w:val="22"/>
        </w:rPr>
        <w:t xml:space="preserve"> </w:t>
      </w:r>
      <w:r w:rsidR="001614A2" w:rsidRPr="00431F4B">
        <w:rPr>
          <w:rFonts w:ascii="Calibri" w:hAnsi="Calibri" w:cs="Tahoma"/>
          <w:i/>
          <w:sz w:val="20"/>
          <w:szCs w:val="22"/>
        </w:rPr>
        <w:t>i</w:t>
      </w:r>
      <w:r w:rsidR="001614A2" w:rsidRPr="00431F4B">
        <w:rPr>
          <w:rFonts w:ascii="Calibri" w:hAnsi="Calibri" w:cs="Tahoma"/>
          <w:sz w:val="20"/>
          <w:szCs w:val="22"/>
        </w:rPr>
        <w:t xml:space="preserve"> and </w:t>
      </w:r>
      <w:r w:rsidR="001614A2" w:rsidRPr="00431F4B">
        <w:rPr>
          <w:rFonts w:ascii="Calibri" w:hAnsi="Calibri" w:cs="Tahoma"/>
          <w:i/>
          <w:sz w:val="20"/>
          <w:szCs w:val="22"/>
        </w:rPr>
        <w:t>j</w:t>
      </w:r>
      <w:r w:rsidR="001614A2" w:rsidRPr="00431F4B">
        <w:rPr>
          <w:rFonts w:ascii="Calibri" w:hAnsi="Calibri" w:cs="Tahoma"/>
          <w:sz w:val="20"/>
          <w:szCs w:val="22"/>
        </w:rPr>
        <w:t xml:space="preserve"> (</w:t>
      </w:r>
      <w:r w:rsidR="001614A2" w:rsidRPr="00431F4B">
        <w:rPr>
          <w:rFonts w:ascii="Calibri" w:hAnsi="Calibri" w:cs="Tahoma"/>
          <w:i/>
          <w:sz w:val="20"/>
          <w:szCs w:val="22"/>
        </w:rPr>
        <w:t>i</w:t>
      </w:r>
      <w:r w:rsidR="001614A2" w:rsidRPr="00431F4B">
        <w:rPr>
          <w:rFonts w:ascii="Calibri" w:hAnsi="Calibri" w:cs="Tahoma"/>
          <w:sz w:val="20"/>
          <w:szCs w:val="22"/>
        </w:rPr>
        <w:t>,</w:t>
      </w:r>
      <w:r w:rsidR="001614A2" w:rsidRPr="00431F4B">
        <w:rPr>
          <w:rFonts w:ascii="Calibri" w:hAnsi="Calibri" w:cs="Tahoma"/>
          <w:i/>
          <w:sz w:val="20"/>
          <w:szCs w:val="22"/>
        </w:rPr>
        <w:t>j</w:t>
      </w:r>
      <w:r w:rsidR="001614A2" w:rsidRPr="00431F4B">
        <w:rPr>
          <w:rFonts w:ascii="Calibri" w:hAnsi="Calibri" w:cs="Tahoma"/>
          <w:sz w:val="20"/>
          <w:szCs w:val="22"/>
        </w:rPr>
        <w:t>=1…</w:t>
      </w:r>
      <w:r w:rsidR="001614A2" w:rsidRPr="00431F4B">
        <w:rPr>
          <w:rFonts w:ascii="Calibri" w:hAnsi="Calibri" w:cs="Tahoma"/>
          <w:i/>
          <w:sz w:val="20"/>
          <w:szCs w:val="22"/>
        </w:rPr>
        <w:t>N</w:t>
      </w:r>
      <w:r w:rsidR="001614A2" w:rsidRPr="00431F4B">
        <w:rPr>
          <w:rFonts w:ascii="Calibri" w:hAnsi="Calibri" w:cs="Tahoma"/>
          <w:sz w:val="20"/>
          <w:szCs w:val="22"/>
        </w:rPr>
        <w:t>)</w:t>
      </w:r>
      <w:r w:rsidR="00E53CC9" w:rsidRPr="00431F4B">
        <w:rPr>
          <w:rFonts w:ascii="Calibri" w:hAnsi="Calibri" w:cs="Tahoma"/>
          <w:sz w:val="20"/>
          <w:szCs w:val="22"/>
        </w:rPr>
        <w:t xml:space="preserve"> </w:t>
      </w:r>
      <w:r w:rsidR="005759E9" w:rsidRPr="00431F4B">
        <w:rPr>
          <w:rFonts w:ascii="Calibri" w:hAnsi="Calibri" w:cs="Tahoma"/>
          <w:sz w:val="20"/>
          <w:szCs w:val="22"/>
        </w:rPr>
        <w:t xml:space="preserve">corresponding to </w:t>
      </w:r>
      <w:r w:rsidR="00863808" w:rsidRPr="00431F4B">
        <w:rPr>
          <w:rFonts w:ascii="Calibri" w:hAnsi="Calibri" w:cs="Tahoma"/>
          <w:sz w:val="20"/>
          <w:szCs w:val="22"/>
        </w:rPr>
        <w:t xml:space="preserve">the </w:t>
      </w:r>
      <w:r w:rsidR="005759E9" w:rsidRPr="00431F4B">
        <w:rPr>
          <w:rFonts w:ascii="Calibri" w:hAnsi="Calibri" w:cs="Tahoma"/>
          <w:sz w:val="20"/>
          <w:szCs w:val="22"/>
        </w:rPr>
        <w:t xml:space="preserve">beads </w:t>
      </w:r>
      <w:r w:rsidR="004B6991" w:rsidRPr="00431F4B">
        <w:rPr>
          <w:rFonts w:ascii="Calibri" w:hAnsi="Calibri" w:cs="Tahoma"/>
          <w:sz w:val="20"/>
          <w:szCs w:val="22"/>
        </w:rPr>
        <w:t xml:space="preserve">to which </w:t>
      </w:r>
      <w:r w:rsidR="005759E9" w:rsidRPr="00431F4B">
        <w:rPr>
          <w:rFonts w:ascii="Calibri" w:hAnsi="Calibri" w:cs="Tahoma"/>
          <w:sz w:val="20"/>
          <w:szCs w:val="22"/>
        </w:rPr>
        <w:t xml:space="preserve">its 5’ and 3’ </w:t>
      </w:r>
      <w:r w:rsidR="000455E7" w:rsidRPr="00431F4B">
        <w:rPr>
          <w:rFonts w:ascii="Calibri" w:hAnsi="Calibri" w:cs="Tahoma"/>
          <w:sz w:val="20"/>
          <w:szCs w:val="22"/>
        </w:rPr>
        <w:t xml:space="preserve">ends </w:t>
      </w:r>
      <w:r w:rsidR="00D74184">
        <w:rPr>
          <w:rFonts w:ascii="Calibri" w:hAnsi="Calibri" w:cs="Tahoma"/>
          <w:sz w:val="20"/>
          <w:szCs w:val="22"/>
        </w:rPr>
        <w:t>overlap</w:t>
      </w:r>
      <w:r w:rsidR="00A153DC" w:rsidRPr="00431F4B">
        <w:rPr>
          <w:rFonts w:ascii="Calibri" w:hAnsi="Calibri" w:cs="Tahoma"/>
          <w:sz w:val="20"/>
          <w:szCs w:val="22"/>
        </w:rPr>
        <w:t>.</w:t>
      </w:r>
    </w:p>
    <w:p w14:paraId="1CCDAB15" w14:textId="2B3184AF" w:rsidR="000E1E7F" w:rsidRPr="00431F4B" w:rsidRDefault="008A6EFB" w:rsidP="0025094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>5C counts corresponding to each pair of</w:t>
      </w:r>
      <w:r w:rsidR="000E1E7F" w:rsidRPr="00431F4B">
        <w:rPr>
          <w:rFonts w:ascii="Calibri" w:hAnsi="Calibri" w:cs="Tahoma"/>
          <w:sz w:val="20"/>
          <w:szCs w:val="22"/>
        </w:rPr>
        <w:t xml:space="preserve"> restriction fragments are assigned to the corresponding pairs</w:t>
      </w:r>
      <w:r w:rsidR="0057086A" w:rsidRPr="00431F4B">
        <w:rPr>
          <w:rFonts w:ascii="Calibri" w:hAnsi="Calibri" w:cs="Tahoma"/>
          <w:sz w:val="20"/>
          <w:szCs w:val="22"/>
        </w:rPr>
        <w:t xml:space="preserve"> of indices</w:t>
      </w:r>
      <w:r w:rsidR="000E1E7F" w:rsidRPr="00431F4B">
        <w:rPr>
          <w:rFonts w:ascii="Calibri" w:hAnsi="Calibri" w:cs="Tahoma"/>
          <w:sz w:val="20"/>
          <w:szCs w:val="22"/>
        </w:rPr>
        <w:t xml:space="preserve"> (I,j) and (h,k)</w:t>
      </w:r>
      <w:r w:rsidR="00E34A67" w:rsidRPr="00431F4B">
        <w:rPr>
          <w:rFonts w:ascii="Calibri" w:hAnsi="Calibri" w:cs="Tahoma"/>
          <w:sz w:val="20"/>
          <w:szCs w:val="22"/>
        </w:rPr>
        <w:t>, for example</w:t>
      </w:r>
      <w:r w:rsidR="000E1E7F" w:rsidRPr="00431F4B">
        <w:rPr>
          <w:rFonts w:ascii="Calibri" w:hAnsi="Calibri" w:cs="Tahoma"/>
          <w:sz w:val="20"/>
          <w:szCs w:val="22"/>
        </w:rPr>
        <w:t>:</w:t>
      </w:r>
    </w:p>
    <w:p w14:paraId="4414E17F" w14:textId="77777777" w:rsidR="0057086A" w:rsidRPr="00431F4B" w:rsidRDefault="0057086A" w:rsidP="0025094F">
      <w:pPr>
        <w:pStyle w:val="ListParagraph"/>
        <w:spacing w:after="0" w:line="276" w:lineRule="auto"/>
        <w:ind w:left="667"/>
        <w:jc w:val="both"/>
        <w:rPr>
          <w:rFonts w:ascii="Calibri" w:hAnsi="Calibri" w:cs="Tahoma"/>
          <w:sz w:val="20"/>
          <w:szCs w:val="22"/>
        </w:rPr>
      </w:pPr>
    </w:p>
    <w:p w14:paraId="36D34BB4" w14:textId="54AF706F" w:rsidR="0079331D" w:rsidRPr="00431F4B" w:rsidRDefault="00352D59" w:rsidP="0025094F">
      <w:pPr>
        <w:spacing w:after="0" w:line="276" w:lineRule="auto"/>
        <w:ind w:firstLine="227"/>
        <w:jc w:val="center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noProof/>
          <w:sz w:val="20"/>
          <w:szCs w:val="22"/>
          <w:lang w:val="en-US" w:eastAsia="en-US"/>
        </w:rPr>
        <mc:AlternateContent>
          <mc:Choice Requires="wpg">
            <w:drawing>
              <wp:inline distT="0" distB="0" distL="0" distR="0" wp14:anchorId="66507814" wp14:editId="59E3E490">
                <wp:extent cx="3555050" cy="519157"/>
                <wp:effectExtent l="0" t="0" r="1270" b="0"/>
                <wp:docPr id="17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5050" cy="519157"/>
                          <a:chOff x="0" y="0"/>
                          <a:chExt cx="5308600" cy="77470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600" cy="774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ight Arrow 19"/>
                        <wps:cNvSpPr/>
                        <wps:spPr>
                          <a:xfrm>
                            <a:off x="2518695" y="212620"/>
                            <a:ext cx="476272" cy="317490"/>
                          </a:xfrm>
                          <a:prstGeom prst="rightArrow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28575" cmpd="sng"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CF8910" w14:textId="77777777" w:rsidR="00024A02" w:rsidRDefault="00024A02" w:rsidP="00352D59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26" style="width:279.95pt;height:40.9pt;mso-position-horizontal-relative:char;mso-position-vertical-relative:line" coordsize="5308600,7747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5308600;height:7747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XQ&#10;sEbFAAAA2wAAAA8AAABkcnMvZG93bnJldi54bWxEj0FrwkAQhe+F/odlCr0U3bTYItFVpEXwaKMV&#10;vQ3ZMRuanQ3Z1cT++s6h0NsM781738yXg2/UlbpYBzbwPM5AEZfB1lwZ2O/WoymomJAtNoHJwI0i&#10;LBf3d3PMbej5k65FqpSEcMzRgEupzbWOpSOPcRxaYtHOofOYZO0qbTvsJdw3+iXL3rTHmqXBYUvv&#10;jsrv4uINFE/ucDxtP35cP/narHQ8bXn/aszjw7CagUo0pH/z3/XGCr7Ayi8ygF78Ag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l0LBGxQAAANsAAAAPAAAAAAAAAAAAAAAAAJwC&#10;AABkcnMvZG93bnJldi54bWxQSwUGAAAAAAQABAD3AAAAjgMAAAAA&#10;">
                  <v:imagedata r:id="rId13" o:title=""/>
                </v:shape>
                <v:shapetype id="_x0000_t13" coordsize="21600,21600" o:spt="13" adj="16200,5400" path="m@0,0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9" o:spid="_x0000_s1028" type="#_x0000_t13" style="position:absolute;left:2518695;top:212620;width:476272;height:3174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qZkpxAAA&#10;ANsAAAAPAAAAZHJzL2Rvd25yZXYueG1sRI9Ba8JAEIXvBf/DMkJvdWORVqObECxCT22jXrwN2TGJ&#10;ZmfD7qrx33cLBW8zvPe+ebPKB9OJKznfWlYwnSQgiCurW64V7HeblzkIH5A1dpZJwZ085NnoaYWp&#10;tjcu6boNtYgQ9ikqaELoUyl91ZBBP7E9cdSO1hkMcXW11A5vEW46+Zokb9Jgy/FCgz2tG6rO24uJ&#10;lLo4/XzboryX74d26vZfu4/ZRann8VAsQQQawsP8n/7Usf4C/n6JA8js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6mZKcQAAADbAAAADwAAAAAAAAAAAAAAAACXAgAAZHJzL2Rv&#10;d25yZXYueG1sUEsFBgAAAAAEAAQA9QAAAIgDAAAAAA==&#10;" adj="14401" fillcolor="#a5a5a5 [2092]" stroked="f" strokeweight="2.25pt">
                  <v:textbox>
                    <w:txbxContent>
                      <w:p w14:paraId="2ACF8910" w14:textId="77777777" w:rsidR="00431F4B" w:rsidRDefault="00431F4B" w:rsidP="00352D59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01BA3FE" w14:textId="77777777" w:rsidR="0057086A" w:rsidRPr="00431F4B" w:rsidRDefault="0057086A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p w14:paraId="5479D2A3" w14:textId="35592B6B" w:rsidR="00E14848" w:rsidRPr="00431F4B" w:rsidRDefault="00352D59" w:rsidP="0025094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>If two or more consecutive FOR or REV restriction fragments map to the same bead, their contributions are summed (</w:t>
      </w:r>
      <w:r w:rsidR="00241195" w:rsidRPr="00431F4B">
        <w:rPr>
          <w:rFonts w:ascii="Calibri" w:hAnsi="Calibri" w:cs="Tahoma"/>
          <w:sz w:val="20"/>
          <w:szCs w:val="22"/>
        </w:rPr>
        <w:t>&lt;</w:t>
      </w:r>
      <w:r w:rsidR="008E1D86" w:rsidRPr="00431F4B">
        <w:rPr>
          <w:rFonts w:ascii="Calibri" w:hAnsi="Calibri" w:cs="Tahoma"/>
          <w:sz w:val="20"/>
          <w:szCs w:val="22"/>
        </w:rPr>
        <w:t xml:space="preserve">10% of </w:t>
      </w:r>
      <w:r w:rsidR="003231E0" w:rsidRPr="00431F4B">
        <w:rPr>
          <w:rFonts w:ascii="Calibri" w:hAnsi="Calibri" w:cs="Tahoma"/>
          <w:sz w:val="20"/>
          <w:szCs w:val="22"/>
        </w:rPr>
        <w:t>all interactions</w:t>
      </w:r>
      <w:r w:rsidR="008E1D86" w:rsidRPr="00431F4B">
        <w:rPr>
          <w:rFonts w:ascii="Calibri" w:hAnsi="Calibri" w:cs="Tahoma"/>
          <w:sz w:val="20"/>
          <w:szCs w:val="22"/>
        </w:rPr>
        <w:t>).</w:t>
      </w:r>
    </w:p>
    <w:p w14:paraId="1A6CE4B3" w14:textId="488A91B5" w:rsidR="00352D59" w:rsidRDefault="00562E13" w:rsidP="0025094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5C counts </w:t>
      </w:r>
      <w:r w:rsidR="00F73B6F" w:rsidRPr="00431F4B">
        <w:rPr>
          <w:rFonts w:ascii="Calibri" w:hAnsi="Calibri" w:cs="Tahoma"/>
          <w:sz w:val="20"/>
          <w:szCs w:val="22"/>
        </w:rPr>
        <w:t xml:space="preserve">of </w:t>
      </w:r>
      <w:r w:rsidRPr="00431F4B">
        <w:rPr>
          <w:rFonts w:ascii="Calibri" w:hAnsi="Calibri" w:cs="Tahoma"/>
          <w:sz w:val="20"/>
          <w:szCs w:val="22"/>
        </w:rPr>
        <w:t xml:space="preserve">two experimental replicates are averaged for </w:t>
      </w:r>
      <w:r w:rsidR="00BC3944" w:rsidRPr="00431F4B">
        <w:rPr>
          <w:rFonts w:ascii="Calibri" w:hAnsi="Calibri" w:cs="Tahoma"/>
          <w:sz w:val="20"/>
          <w:szCs w:val="22"/>
        </w:rPr>
        <w:t xml:space="preserve">each </w:t>
      </w:r>
      <w:r w:rsidRPr="00431F4B">
        <w:rPr>
          <w:rFonts w:ascii="Calibri" w:hAnsi="Calibri" w:cs="Tahoma"/>
          <w:sz w:val="20"/>
          <w:szCs w:val="22"/>
        </w:rPr>
        <w:t xml:space="preserve">pair </w:t>
      </w:r>
      <w:r w:rsidR="00BC3944" w:rsidRPr="00431F4B">
        <w:rPr>
          <w:rFonts w:ascii="Calibri" w:hAnsi="Calibri" w:cs="Tahoma"/>
          <w:sz w:val="20"/>
          <w:szCs w:val="22"/>
        </w:rPr>
        <w:t xml:space="preserve">of </w:t>
      </w:r>
      <w:r w:rsidRPr="00431F4B">
        <w:rPr>
          <w:rFonts w:ascii="Calibri" w:hAnsi="Calibri" w:cs="Tahoma"/>
          <w:sz w:val="20"/>
          <w:szCs w:val="22"/>
        </w:rPr>
        <w:t>restriction fragment</w:t>
      </w:r>
      <w:r w:rsidR="00CB6C9E" w:rsidRPr="00431F4B">
        <w:rPr>
          <w:rFonts w:ascii="Calibri" w:hAnsi="Calibri" w:cs="Tahoma"/>
          <w:sz w:val="20"/>
          <w:szCs w:val="22"/>
        </w:rPr>
        <w:t>s</w:t>
      </w:r>
      <w:r w:rsidR="0086628B" w:rsidRPr="00431F4B">
        <w:rPr>
          <w:rFonts w:ascii="Calibri" w:hAnsi="Calibri" w:cs="Tahoma"/>
          <w:sz w:val="20"/>
          <w:szCs w:val="22"/>
        </w:rPr>
        <w:t xml:space="preserve"> and their standard deviation is taken as a measure of experimental uncertainty.</w:t>
      </w:r>
      <w:r w:rsidR="00486BE7" w:rsidRPr="00431F4B">
        <w:rPr>
          <w:rFonts w:ascii="Calibri" w:hAnsi="Calibri" w:cs="Tahoma"/>
          <w:sz w:val="20"/>
          <w:szCs w:val="22"/>
        </w:rPr>
        <w:t xml:space="preserve"> A lower cut</w:t>
      </w:r>
      <w:ins w:id="4" w:author="Guido Tiana" w:date="2013-08-07T15:01:00Z">
        <w:r w:rsidR="00BC3234">
          <w:rPr>
            <w:rFonts w:ascii="Calibri" w:hAnsi="Calibri" w:cs="Tahoma"/>
            <w:sz w:val="20"/>
            <w:szCs w:val="22"/>
          </w:rPr>
          <w:t>-</w:t>
        </w:r>
      </w:ins>
      <w:r w:rsidR="00486BE7" w:rsidRPr="00431F4B">
        <w:rPr>
          <w:rFonts w:ascii="Calibri" w:hAnsi="Calibri" w:cs="Tahoma"/>
          <w:sz w:val="20"/>
          <w:szCs w:val="22"/>
        </w:rPr>
        <w:t xml:space="preserve">off on experimental uncertainty was set at 1% of the average </w:t>
      </w:r>
      <w:r w:rsidR="00F319CE" w:rsidRPr="00431F4B">
        <w:rPr>
          <w:rFonts w:ascii="Calibri" w:hAnsi="Calibri" w:cs="Tahoma"/>
          <w:sz w:val="20"/>
          <w:szCs w:val="22"/>
        </w:rPr>
        <w:t>to avoid dispersing computational time</w:t>
      </w:r>
      <w:r w:rsidR="00D77770" w:rsidRPr="00431F4B">
        <w:rPr>
          <w:rFonts w:ascii="Calibri" w:hAnsi="Calibri" w:cs="Tahoma"/>
          <w:sz w:val="20"/>
          <w:szCs w:val="22"/>
        </w:rPr>
        <w:t xml:space="preserve"> in </w:t>
      </w:r>
      <w:r w:rsidR="00397A52" w:rsidRPr="00431F4B">
        <w:rPr>
          <w:rFonts w:ascii="Calibri" w:hAnsi="Calibri" w:cs="Tahoma"/>
          <w:sz w:val="20"/>
          <w:szCs w:val="22"/>
        </w:rPr>
        <w:t>over</w:t>
      </w:r>
      <w:r w:rsidR="00C55D12" w:rsidRPr="00431F4B">
        <w:rPr>
          <w:rFonts w:ascii="Calibri" w:hAnsi="Calibri" w:cs="Tahoma"/>
          <w:sz w:val="20"/>
          <w:szCs w:val="22"/>
        </w:rPr>
        <w:t>-</w:t>
      </w:r>
      <w:r w:rsidR="00D77770" w:rsidRPr="00431F4B">
        <w:rPr>
          <w:rFonts w:ascii="Calibri" w:hAnsi="Calibri" w:cs="Tahoma"/>
          <w:sz w:val="20"/>
          <w:szCs w:val="22"/>
        </w:rPr>
        <w:t>optimizing</w:t>
      </w:r>
      <w:r w:rsidR="00397A52" w:rsidRPr="00431F4B">
        <w:rPr>
          <w:rFonts w:ascii="Calibri" w:hAnsi="Calibri" w:cs="Tahoma"/>
          <w:sz w:val="20"/>
          <w:szCs w:val="22"/>
        </w:rPr>
        <w:t xml:space="preserve"> </w:t>
      </w:r>
      <w:r w:rsidR="00C55D12" w:rsidRPr="00431F4B">
        <w:rPr>
          <w:rFonts w:ascii="Calibri" w:hAnsi="Calibri" w:cs="Tahoma"/>
          <w:sz w:val="20"/>
          <w:szCs w:val="22"/>
        </w:rPr>
        <w:t>the agreement between simulated and experimental contacts (see Section 4 below)</w:t>
      </w:r>
      <w:r w:rsidR="00E63F56" w:rsidRPr="00431F4B">
        <w:rPr>
          <w:rFonts w:ascii="Calibri" w:hAnsi="Calibri" w:cs="Tahoma"/>
          <w:sz w:val="20"/>
          <w:szCs w:val="22"/>
        </w:rPr>
        <w:t>.</w:t>
      </w:r>
    </w:p>
    <w:p w14:paraId="51452A93" w14:textId="77777777" w:rsidR="00562E13" w:rsidRPr="00431F4B" w:rsidRDefault="00562E13" w:rsidP="0025094F">
      <w:pPr>
        <w:spacing w:after="0" w:line="276" w:lineRule="auto"/>
        <w:ind w:left="227"/>
        <w:jc w:val="both"/>
        <w:rPr>
          <w:rFonts w:ascii="Calibri" w:hAnsi="Calibri" w:cs="Tahoma"/>
          <w:sz w:val="20"/>
          <w:szCs w:val="22"/>
        </w:rPr>
      </w:pPr>
    </w:p>
    <w:p w14:paraId="06A43F61" w14:textId="256DFB1C" w:rsidR="00FE5321" w:rsidRPr="00551269" w:rsidRDefault="006F7E7F" w:rsidP="0025094F">
      <w:pPr>
        <w:spacing w:after="0" w:line="276" w:lineRule="auto"/>
        <w:jc w:val="both"/>
        <w:rPr>
          <w:rFonts w:ascii="Calibri" w:hAnsi="Calibri" w:cs="Tahoma"/>
          <w:b/>
          <w:szCs w:val="22"/>
        </w:rPr>
      </w:pPr>
      <w:r w:rsidRPr="00551269">
        <w:rPr>
          <w:rFonts w:ascii="Calibri" w:hAnsi="Calibri" w:cs="Tahoma"/>
          <w:b/>
          <w:szCs w:val="22"/>
        </w:rPr>
        <w:t>3. Thermodynamic interpretation of 5C data</w:t>
      </w:r>
    </w:p>
    <w:p w14:paraId="678AC3DB" w14:textId="6F3CD5E0" w:rsidR="00133DC9" w:rsidRPr="00431F4B" w:rsidRDefault="00B80B75" w:rsidP="0025094F">
      <w:pPr>
        <w:spacing w:after="0" w:line="276" w:lineRule="auto"/>
        <w:ind w:firstLine="142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>W</w:t>
      </w:r>
      <w:r w:rsidR="00157920" w:rsidRPr="00431F4B">
        <w:rPr>
          <w:rFonts w:ascii="Calibri" w:hAnsi="Calibri" w:cs="Tahoma"/>
          <w:sz w:val="20"/>
          <w:szCs w:val="22"/>
        </w:rPr>
        <w:t xml:space="preserve">e </w:t>
      </w:r>
      <w:r w:rsidR="00805482" w:rsidRPr="00431F4B">
        <w:rPr>
          <w:rFonts w:ascii="Calibri" w:hAnsi="Calibri" w:cs="Tahoma"/>
          <w:sz w:val="20"/>
          <w:szCs w:val="22"/>
        </w:rPr>
        <w:t>assume</w:t>
      </w:r>
      <w:r w:rsidR="00157920" w:rsidRPr="00431F4B">
        <w:rPr>
          <w:rFonts w:ascii="Calibri" w:hAnsi="Calibri" w:cs="Tahoma"/>
          <w:sz w:val="20"/>
          <w:szCs w:val="22"/>
        </w:rPr>
        <w:t xml:space="preserve"> that </w:t>
      </w:r>
      <w:r w:rsidR="005665F2" w:rsidRPr="00431F4B">
        <w:rPr>
          <w:rFonts w:ascii="Calibri" w:hAnsi="Calibri" w:cs="Tahoma"/>
          <w:sz w:val="20"/>
          <w:szCs w:val="22"/>
        </w:rPr>
        <w:t xml:space="preserve">the 5C count </w:t>
      </w:r>
      <m:oMath>
        <m:r>
          <w:rPr>
            <w:rFonts w:ascii="Cambria Math" w:hAnsi="Cambria Math" w:cs="Tahoma"/>
            <w:sz w:val="20"/>
            <w:szCs w:val="22"/>
          </w:rPr>
          <m:t>C</m:t>
        </m:r>
        <m:d>
          <m:d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dPr>
          <m:e>
            <m:r>
              <w:rPr>
                <w:rFonts w:ascii="Cambria Math" w:hAnsi="Cambria Math" w:cs="Tahoma"/>
                <w:sz w:val="20"/>
                <w:szCs w:val="22"/>
              </w:rPr>
              <m:t>i,j;h,k</m:t>
            </m:r>
          </m:e>
        </m:d>
      </m:oMath>
      <w:r w:rsidR="005665F2" w:rsidRPr="00431F4B">
        <w:rPr>
          <w:rFonts w:ascii="Calibri" w:hAnsi="Calibri" w:cs="Tahoma"/>
          <w:sz w:val="20"/>
          <w:szCs w:val="22"/>
        </w:rPr>
        <w:t xml:space="preserve"> associated to two segments spanning from </w:t>
      </w:r>
      <w:r w:rsidR="0095698E" w:rsidRPr="00431F4B">
        <w:rPr>
          <w:rFonts w:ascii="Calibri" w:hAnsi="Calibri" w:cs="Tahoma"/>
          <w:i/>
          <w:sz w:val="20"/>
          <w:szCs w:val="22"/>
        </w:rPr>
        <w:t>i</w:t>
      </w:r>
      <w:r w:rsidR="005665F2" w:rsidRPr="00431F4B">
        <w:rPr>
          <w:rFonts w:ascii="Calibri" w:hAnsi="Calibri" w:cs="Tahoma"/>
          <w:sz w:val="20"/>
          <w:szCs w:val="22"/>
        </w:rPr>
        <w:t xml:space="preserve"> to </w:t>
      </w:r>
      <w:r w:rsidR="005665F2" w:rsidRPr="00431F4B">
        <w:rPr>
          <w:rFonts w:ascii="Calibri" w:hAnsi="Calibri" w:cs="Tahoma"/>
          <w:i/>
          <w:sz w:val="20"/>
          <w:szCs w:val="22"/>
        </w:rPr>
        <w:t>j</w:t>
      </w:r>
      <w:r w:rsidR="005665F2" w:rsidRPr="00431F4B">
        <w:rPr>
          <w:rFonts w:ascii="Calibri" w:hAnsi="Calibri" w:cs="Tahoma"/>
          <w:sz w:val="20"/>
          <w:szCs w:val="22"/>
        </w:rPr>
        <w:t xml:space="preserve"> and from </w:t>
      </w:r>
      <w:r w:rsidR="005665F2" w:rsidRPr="00431F4B">
        <w:rPr>
          <w:rFonts w:ascii="Calibri" w:hAnsi="Calibri" w:cs="Tahoma"/>
          <w:i/>
          <w:sz w:val="20"/>
          <w:szCs w:val="22"/>
        </w:rPr>
        <w:t>h</w:t>
      </w:r>
      <w:r w:rsidR="005665F2" w:rsidRPr="00431F4B">
        <w:rPr>
          <w:rFonts w:ascii="Calibri" w:hAnsi="Calibri" w:cs="Tahoma"/>
          <w:sz w:val="20"/>
          <w:szCs w:val="22"/>
        </w:rPr>
        <w:t xml:space="preserve"> to </w:t>
      </w:r>
      <w:r w:rsidR="005665F2" w:rsidRPr="00431F4B">
        <w:rPr>
          <w:rFonts w:ascii="Calibri" w:hAnsi="Calibri" w:cs="Tahoma"/>
          <w:i/>
          <w:sz w:val="20"/>
          <w:szCs w:val="22"/>
        </w:rPr>
        <w:t>k</w:t>
      </w:r>
      <w:r w:rsidR="005665F2" w:rsidRPr="00431F4B">
        <w:rPr>
          <w:rFonts w:ascii="Calibri" w:hAnsi="Calibri" w:cs="Tahoma"/>
          <w:sz w:val="20"/>
          <w:szCs w:val="22"/>
        </w:rPr>
        <w:t xml:space="preserve"> along the fibre is proportional to the</w:t>
      </w:r>
      <w:r w:rsidR="007A1B02" w:rsidRPr="00431F4B">
        <w:rPr>
          <w:rFonts w:ascii="Calibri" w:hAnsi="Calibri" w:cs="Tahoma"/>
          <w:sz w:val="20"/>
          <w:szCs w:val="22"/>
        </w:rPr>
        <w:t xml:space="preserve"> </w:t>
      </w:r>
      <w:r w:rsidR="005665F2" w:rsidRPr="00431F4B">
        <w:rPr>
          <w:rFonts w:ascii="Calibri" w:hAnsi="Calibri" w:cs="Tahoma"/>
          <w:sz w:val="20"/>
          <w:szCs w:val="22"/>
        </w:rPr>
        <w:t>probability that the two segments are in contact</w:t>
      </w:r>
      <w:r w:rsidR="00DC46E3">
        <w:rPr>
          <w:rFonts w:ascii="Calibri" w:hAnsi="Calibri" w:cs="Tahoma"/>
          <w:sz w:val="20"/>
          <w:szCs w:val="22"/>
        </w:rPr>
        <w:t xml:space="preserve"> throughout the cell population</w:t>
      </w:r>
      <w:r w:rsidR="00E320F2" w:rsidRPr="00431F4B">
        <w:rPr>
          <w:rFonts w:ascii="Calibri" w:hAnsi="Calibri" w:cs="Tahoma"/>
          <w:sz w:val="20"/>
          <w:szCs w:val="22"/>
        </w:rPr>
        <w:t>,</w:t>
      </w:r>
      <w:r w:rsidR="005D4BAE" w:rsidRPr="00431F4B">
        <w:rPr>
          <w:rFonts w:ascii="Calibri" w:hAnsi="Calibri" w:cs="Tahoma"/>
          <w:sz w:val="20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sSubPr>
          <m:e>
            <m:r>
              <w:rPr>
                <w:rFonts w:ascii="Cambria Math" w:hAnsi="Cambria Math" w:cs="Tahoma"/>
                <w:sz w:val="20"/>
                <w:szCs w:val="22"/>
              </w:rPr>
              <m:t>p</m:t>
            </m:r>
          </m:e>
          <m:sub>
            <m:r>
              <w:rPr>
                <w:rFonts w:ascii="Cambria Math" w:hAnsi="Cambria Math" w:cs="Tahoma"/>
                <w:sz w:val="20"/>
                <w:szCs w:val="22"/>
              </w:rPr>
              <m:t>5C</m:t>
            </m:r>
          </m:sub>
        </m:sSub>
        <m:d>
          <m:d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dPr>
          <m:e>
            <m:r>
              <w:rPr>
                <w:rFonts w:ascii="Cambria Math" w:hAnsi="Cambria Math" w:cs="Tahoma"/>
                <w:sz w:val="20"/>
                <w:szCs w:val="22"/>
              </w:rPr>
              <m:t>i,j;h,k</m:t>
            </m:r>
          </m:e>
        </m:d>
        <m:r>
          <w:rPr>
            <w:rFonts w:ascii="Cambria Math" w:hAnsi="Cambria Math" w:cs="Tahoma"/>
            <w:sz w:val="20"/>
            <w:szCs w:val="22"/>
          </w:rPr>
          <m:t xml:space="preserve"> :</m:t>
        </m:r>
      </m:oMath>
    </w:p>
    <w:p w14:paraId="6302D569" w14:textId="67D31C98" w:rsidR="00E47BC9" w:rsidRPr="00431F4B" w:rsidRDefault="007722CC" w:rsidP="0025094F">
      <w:pPr>
        <w:spacing w:after="0" w:line="276" w:lineRule="auto"/>
        <w:ind w:firstLine="142"/>
        <w:jc w:val="both"/>
        <w:rPr>
          <w:rFonts w:ascii="Calibri" w:hAnsi="Calibri" w:cs="Tahoma"/>
          <w:sz w:val="20"/>
          <w:szCs w:val="22"/>
        </w:rPr>
      </w:pPr>
      <w:r>
        <w:rPr>
          <w:rFonts w:ascii="Calibri" w:hAnsi="Calibri" w:cs="Tahoma"/>
          <w:sz w:val="20"/>
          <w:szCs w:val="22"/>
        </w:rPr>
        <w:t xml:space="preserve">  </w:t>
      </w:r>
    </w:p>
    <w:p w14:paraId="518886F8" w14:textId="7D61F6CE" w:rsidR="00390538" w:rsidRPr="00431F4B" w:rsidRDefault="007722CC" w:rsidP="0025094F">
      <w:pPr>
        <w:spacing w:after="0" w:line="276" w:lineRule="auto"/>
        <w:ind w:firstLine="142"/>
        <w:jc w:val="right"/>
        <w:rPr>
          <w:rFonts w:ascii="Calibri" w:hAnsi="Calibri" w:cs="Tahoma"/>
          <w:sz w:val="20"/>
          <w:szCs w:val="22"/>
        </w:rPr>
      </w:pPr>
      <m:oMath>
        <m:r>
          <w:rPr>
            <w:rFonts w:ascii="Cambria Math" w:hAnsi="Cambria Math" w:cs="Tahoma"/>
            <w:sz w:val="20"/>
            <w:szCs w:val="22"/>
          </w:rPr>
          <m:t>C</m:t>
        </m:r>
        <m:d>
          <m:d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dPr>
          <m:e>
            <m:r>
              <w:rPr>
                <w:rFonts w:ascii="Cambria Math" w:hAnsi="Cambria Math" w:cs="Tahoma"/>
                <w:sz w:val="20"/>
                <w:szCs w:val="22"/>
              </w:rPr>
              <m:t>i,j;h,k</m:t>
            </m:r>
          </m:e>
        </m:d>
        <m:r>
          <w:rPr>
            <w:rFonts w:ascii="Cambria Math" w:hAnsi="Cambria Math" w:cs="Tahoma"/>
            <w:sz w:val="20"/>
            <w:szCs w:val="22"/>
          </w:rPr>
          <m:t>=</m:t>
        </m:r>
        <m:sSub>
          <m:sSub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sSubPr>
          <m:e>
            <m:r>
              <w:rPr>
                <w:rFonts w:ascii="Cambria Math" w:hAnsi="Cambria Math" w:cs="Tahoma"/>
                <w:sz w:val="20"/>
                <w:szCs w:val="22"/>
              </w:rPr>
              <m:t>Z∙p</m:t>
            </m:r>
          </m:e>
          <m:sub>
            <m:r>
              <w:rPr>
                <w:rFonts w:ascii="Cambria Math" w:hAnsi="Cambria Math" w:cs="Tahoma"/>
                <w:sz w:val="20"/>
                <w:szCs w:val="22"/>
              </w:rPr>
              <m:t>5C</m:t>
            </m:r>
          </m:sub>
        </m:sSub>
        <m:d>
          <m:d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dPr>
          <m:e>
            <m:r>
              <w:rPr>
                <w:rFonts w:ascii="Cambria Math" w:hAnsi="Cambria Math" w:cs="Tahoma"/>
                <w:sz w:val="20"/>
                <w:szCs w:val="22"/>
              </w:rPr>
              <m:t>i,j;h,k</m:t>
            </m:r>
          </m:e>
        </m:d>
      </m:oMath>
      <w:r w:rsidR="00E47BC9" w:rsidRPr="00431F4B">
        <w:rPr>
          <w:rFonts w:ascii="Calibri" w:hAnsi="Calibri" w:cs="Tahoma"/>
          <w:sz w:val="20"/>
          <w:szCs w:val="22"/>
        </w:rPr>
        <w:tab/>
      </w:r>
      <w:r w:rsidR="00A312EC" w:rsidRPr="00431F4B">
        <w:rPr>
          <w:rFonts w:ascii="Calibri" w:hAnsi="Calibri" w:cs="Tahoma"/>
          <w:sz w:val="20"/>
          <w:szCs w:val="22"/>
        </w:rPr>
        <w:t xml:space="preserve"> </w:t>
      </w:r>
      <w:r w:rsidR="00ED63D7">
        <w:rPr>
          <w:rFonts w:ascii="Calibri" w:hAnsi="Calibri" w:cs="Tahoma"/>
          <w:sz w:val="20"/>
          <w:szCs w:val="22"/>
        </w:rPr>
        <w:tab/>
      </w:r>
      <w:r w:rsidR="009549B1">
        <w:rPr>
          <w:rFonts w:ascii="Calibri" w:hAnsi="Calibri" w:cs="Tahoma"/>
          <w:sz w:val="20"/>
          <w:szCs w:val="22"/>
        </w:rPr>
        <w:t xml:space="preserve">    </w:t>
      </w:r>
      <w:r w:rsidR="000163A5" w:rsidRPr="00431F4B">
        <w:rPr>
          <w:rFonts w:ascii="Calibri" w:hAnsi="Calibri" w:cs="Tahoma"/>
          <w:sz w:val="20"/>
          <w:szCs w:val="22"/>
        </w:rPr>
        <w:tab/>
      </w:r>
      <w:r w:rsidR="009549B1">
        <w:rPr>
          <w:rFonts w:ascii="Calibri" w:hAnsi="Calibri" w:cs="Tahoma"/>
          <w:sz w:val="20"/>
          <w:szCs w:val="22"/>
        </w:rPr>
        <w:t xml:space="preserve">    </w:t>
      </w:r>
      <w:r>
        <w:rPr>
          <w:rFonts w:ascii="Calibri" w:hAnsi="Calibri" w:cs="Tahoma"/>
          <w:sz w:val="20"/>
          <w:szCs w:val="22"/>
        </w:rPr>
        <w:t xml:space="preserve">     </w:t>
      </w:r>
      <w:r w:rsidR="00DE500D">
        <w:rPr>
          <w:rFonts w:ascii="Calibri" w:hAnsi="Calibri" w:cs="Tahoma"/>
          <w:sz w:val="20"/>
          <w:szCs w:val="22"/>
        </w:rPr>
        <w:t xml:space="preserve">      </w:t>
      </w:r>
      <w:r w:rsidR="009549B1">
        <w:rPr>
          <w:rFonts w:ascii="Calibri" w:hAnsi="Calibri" w:cs="Tahoma"/>
          <w:sz w:val="20"/>
          <w:szCs w:val="22"/>
        </w:rPr>
        <w:t>(</w:t>
      </w:r>
      <w:r w:rsidR="002D5083">
        <w:rPr>
          <w:rFonts w:ascii="Calibri" w:hAnsi="Calibri" w:cs="Tahoma"/>
          <w:sz w:val="20"/>
          <w:szCs w:val="22"/>
        </w:rPr>
        <w:t>1)</w:t>
      </w:r>
      <w:r w:rsidR="000163A5" w:rsidRPr="00431F4B">
        <w:rPr>
          <w:rFonts w:ascii="Calibri" w:hAnsi="Calibri" w:cs="Tahoma"/>
          <w:sz w:val="20"/>
          <w:szCs w:val="22"/>
        </w:rPr>
        <w:t xml:space="preserve">  </w:t>
      </w:r>
    </w:p>
    <w:p w14:paraId="7EC20D15" w14:textId="4AF9DFFD" w:rsidR="00E47BC9" w:rsidRPr="00431F4B" w:rsidRDefault="00E47BC9" w:rsidP="0025094F">
      <w:pPr>
        <w:spacing w:after="0" w:line="276" w:lineRule="auto"/>
        <w:ind w:firstLine="142"/>
        <w:jc w:val="center"/>
        <w:rPr>
          <w:rFonts w:ascii="Calibri" w:hAnsi="Calibri" w:cs="Tahoma"/>
          <w:sz w:val="20"/>
          <w:szCs w:val="22"/>
        </w:rPr>
      </w:pPr>
    </w:p>
    <w:p w14:paraId="76198C07" w14:textId="6A934FA0" w:rsidR="007B1AF5" w:rsidRPr="00431F4B" w:rsidRDefault="00390538" w:rsidP="0025094F">
      <w:pPr>
        <w:spacing w:after="0" w:line="276" w:lineRule="auto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where </w:t>
      </w:r>
      <w:r w:rsidRPr="00DC46E3">
        <w:rPr>
          <w:rFonts w:ascii="Times" w:hAnsi="Times" w:cs="Tahoma"/>
          <w:i/>
          <w:sz w:val="20"/>
          <w:szCs w:val="22"/>
        </w:rPr>
        <w:t>Z</w:t>
      </w:r>
      <w:r w:rsidRPr="00DC46E3">
        <w:rPr>
          <w:rFonts w:ascii="Times" w:hAnsi="Times" w:cs="Tahoma"/>
          <w:sz w:val="20"/>
          <w:szCs w:val="22"/>
        </w:rPr>
        <w:t xml:space="preserve"> </w:t>
      </w:r>
      <w:r w:rsidRPr="00431F4B">
        <w:rPr>
          <w:rFonts w:ascii="Calibri" w:hAnsi="Calibri" w:cs="Tahoma"/>
          <w:sz w:val="20"/>
          <w:szCs w:val="22"/>
        </w:rPr>
        <w:t>is a normalization constant.</w:t>
      </w:r>
      <w:r w:rsidR="00DB59AC" w:rsidRPr="00431F4B">
        <w:rPr>
          <w:rFonts w:ascii="Calibri" w:hAnsi="Calibri" w:cs="Tahoma"/>
          <w:sz w:val="20"/>
          <w:szCs w:val="22"/>
        </w:rPr>
        <w:t xml:space="preserve"> </w:t>
      </w:r>
      <w:r w:rsidR="00E320F2" w:rsidRPr="00431F4B">
        <w:rPr>
          <w:rFonts w:ascii="Calibri" w:hAnsi="Calibri" w:cs="Tahoma"/>
          <w:sz w:val="20"/>
          <w:szCs w:val="22"/>
        </w:rPr>
        <w:t xml:space="preserve">In our notation, </w:t>
      </w:r>
      <m:oMath>
        <m:r>
          <w:rPr>
            <w:rFonts w:ascii="Cambria Math" w:hAnsi="Cambria Math" w:cs="Tahoma"/>
            <w:sz w:val="20"/>
            <w:szCs w:val="22"/>
          </w:rPr>
          <m:t>C</m:t>
        </m:r>
        <m:d>
          <m:d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dPr>
          <m:e>
            <m:r>
              <w:rPr>
                <w:rFonts w:ascii="Cambria Math" w:hAnsi="Cambria Math" w:cs="Tahoma"/>
                <w:sz w:val="20"/>
                <w:szCs w:val="22"/>
              </w:rPr>
              <m:t>i,j;h,k</m:t>
            </m:r>
          </m:e>
        </m:d>
      </m:oMath>
      <w:r w:rsidR="00E320F2" w:rsidRPr="00431F4B">
        <w:rPr>
          <w:rFonts w:ascii="Calibri" w:hAnsi="Calibri" w:cs="Tahoma"/>
          <w:sz w:val="20"/>
          <w:szCs w:val="22"/>
        </w:rPr>
        <w:t xml:space="preserve"> is the number of sequencing tags </w:t>
      </w:r>
      <w:r w:rsidR="007A1B02" w:rsidRPr="00431F4B">
        <w:rPr>
          <w:rFonts w:ascii="Calibri" w:hAnsi="Calibri" w:cs="Tahoma"/>
          <w:sz w:val="20"/>
          <w:szCs w:val="22"/>
        </w:rPr>
        <w:t xml:space="preserve">in the 5C experiment </w:t>
      </w:r>
      <w:r w:rsidR="00E320F2" w:rsidRPr="00431F4B">
        <w:rPr>
          <w:rFonts w:ascii="Calibri" w:hAnsi="Calibri" w:cs="Tahoma"/>
          <w:sz w:val="20"/>
          <w:szCs w:val="22"/>
        </w:rPr>
        <w:t>(n</w:t>
      </w:r>
      <w:r w:rsidR="00DC46E3">
        <w:rPr>
          <w:rFonts w:ascii="Calibri" w:hAnsi="Calibri" w:cs="Tahoma"/>
          <w:sz w:val="20"/>
          <w:szCs w:val="22"/>
        </w:rPr>
        <w:t>ormalized by the total number of reads</w:t>
      </w:r>
      <w:r w:rsidR="00E320F2" w:rsidRPr="00431F4B">
        <w:rPr>
          <w:rFonts w:ascii="Calibri" w:hAnsi="Calibri" w:cs="Tahoma"/>
          <w:sz w:val="20"/>
          <w:szCs w:val="22"/>
        </w:rPr>
        <w:t>)</w:t>
      </w:r>
      <w:r w:rsidR="007A1B02" w:rsidRPr="00431F4B">
        <w:rPr>
          <w:rFonts w:ascii="Calibri" w:hAnsi="Calibri" w:cs="Tahoma"/>
          <w:sz w:val="20"/>
          <w:szCs w:val="22"/>
        </w:rPr>
        <w:t xml:space="preserve">, while </w:t>
      </w:r>
      <m:oMath>
        <m:sSub>
          <m:sSub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sSubPr>
          <m:e>
            <m:r>
              <w:rPr>
                <w:rFonts w:ascii="Cambria Math" w:hAnsi="Cambria Math" w:cs="Tahoma"/>
                <w:sz w:val="20"/>
                <w:szCs w:val="22"/>
              </w:rPr>
              <m:t>p</m:t>
            </m:r>
          </m:e>
          <m:sub>
            <m:r>
              <w:rPr>
                <w:rFonts w:ascii="Cambria Math" w:hAnsi="Cambria Math" w:cs="Tahoma"/>
                <w:sz w:val="20"/>
                <w:szCs w:val="22"/>
              </w:rPr>
              <m:t>5C</m:t>
            </m:r>
          </m:sub>
        </m:sSub>
        <m:d>
          <m:d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dPr>
          <m:e>
            <m:r>
              <w:rPr>
                <w:rFonts w:ascii="Cambria Math" w:hAnsi="Cambria Math" w:cs="Tahoma"/>
                <w:sz w:val="20"/>
                <w:szCs w:val="22"/>
              </w:rPr>
              <m:t>i,j;h,k</m:t>
            </m:r>
          </m:e>
        </m:d>
      </m:oMath>
      <w:r w:rsidR="007A1B02" w:rsidRPr="00431F4B">
        <w:rPr>
          <w:rFonts w:ascii="Calibri" w:hAnsi="Calibri" w:cs="Tahoma"/>
          <w:sz w:val="20"/>
          <w:szCs w:val="22"/>
        </w:rPr>
        <w:t xml:space="preserve"> is the actual probability of observing the corresponding contact</w:t>
      </w:r>
      <w:ins w:id="5" w:author="Guido Tiana" w:date="2013-08-07T15:26:00Z">
        <w:r w:rsidR="003656DD">
          <w:rPr>
            <w:rFonts w:ascii="Calibri" w:hAnsi="Calibri" w:cs="Tahoma"/>
            <w:sz w:val="20"/>
            <w:szCs w:val="22"/>
          </w:rPr>
          <w:t xml:space="preserve"> (the definition of contact between two segments is given in Section 4 below)</w:t>
        </w:r>
      </w:ins>
      <w:del w:id="6" w:author="Guido Tiana" w:date="2013-08-07T15:26:00Z">
        <w:r w:rsidR="007A1B02" w:rsidRPr="00431F4B" w:rsidDel="003656DD">
          <w:rPr>
            <w:rFonts w:ascii="Calibri" w:hAnsi="Calibri" w:cs="Tahoma"/>
            <w:sz w:val="20"/>
            <w:szCs w:val="22"/>
          </w:rPr>
          <w:delText xml:space="preserve">, i.e. the number of cells where </w:delText>
        </w:r>
        <w:r w:rsidR="007A1B02" w:rsidRPr="00BC3234" w:rsidDel="003656DD">
          <w:rPr>
            <w:rFonts w:ascii="Calibri" w:hAnsi="Calibri" w:cs="Tahoma"/>
            <w:sz w:val="20"/>
            <w:szCs w:val="22"/>
          </w:rPr>
          <w:delText>the</w:delText>
        </w:r>
        <w:r w:rsidR="007A1B02" w:rsidRPr="00431F4B" w:rsidDel="003656DD">
          <w:rPr>
            <w:rFonts w:ascii="Calibri" w:hAnsi="Calibri" w:cs="Tahoma"/>
            <w:sz w:val="20"/>
            <w:szCs w:val="22"/>
          </w:rPr>
          <w:delText xml:space="preserve"> contact has taken place divided by the total number of cells in the population</w:delText>
        </w:r>
      </w:del>
      <w:r w:rsidR="007A1B02" w:rsidRPr="00431F4B">
        <w:rPr>
          <w:rFonts w:ascii="Calibri" w:hAnsi="Calibri" w:cs="Tahoma"/>
          <w:sz w:val="20"/>
          <w:szCs w:val="22"/>
        </w:rPr>
        <w:t xml:space="preserve">. </w:t>
      </w:r>
      <w:r w:rsidR="007123A7" w:rsidRPr="00431F4B">
        <w:rPr>
          <w:rFonts w:ascii="Calibri" w:hAnsi="Calibri" w:cs="Tahoma"/>
          <w:i/>
          <w:sz w:val="20"/>
          <w:szCs w:val="22"/>
        </w:rPr>
        <w:t xml:space="preserve">Z </w:t>
      </w:r>
      <w:r w:rsidR="00DD741E" w:rsidRPr="00431F4B">
        <w:rPr>
          <w:rFonts w:ascii="Calibri" w:hAnsi="Calibri" w:cs="Tahoma"/>
          <w:sz w:val="20"/>
          <w:szCs w:val="22"/>
        </w:rPr>
        <w:t xml:space="preserve">essentially </w:t>
      </w:r>
      <w:r w:rsidR="00077BDD">
        <w:rPr>
          <w:rFonts w:ascii="Calibri" w:hAnsi="Calibri" w:cs="Tahoma"/>
          <w:sz w:val="20"/>
          <w:szCs w:val="22"/>
        </w:rPr>
        <w:t>defines</w:t>
      </w:r>
      <w:r w:rsidR="00DD741E" w:rsidRPr="00431F4B">
        <w:rPr>
          <w:rFonts w:ascii="Calibri" w:hAnsi="Calibri" w:cs="Tahoma"/>
          <w:sz w:val="20"/>
          <w:szCs w:val="22"/>
        </w:rPr>
        <w:t xml:space="preserve"> the 5C count corresponding to contact probability equal to one, i.e. the </w:t>
      </w:r>
      <w:r w:rsidR="004413C9" w:rsidRPr="00431F4B">
        <w:rPr>
          <w:rFonts w:ascii="Calibri" w:hAnsi="Calibri" w:cs="Tahoma"/>
          <w:sz w:val="20"/>
          <w:szCs w:val="22"/>
        </w:rPr>
        <w:t xml:space="preserve">value of </w:t>
      </w:r>
      <m:oMath>
        <m:r>
          <w:rPr>
            <w:rFonts w:ascii="Cambria Math" w:hAnsi="Cambria Math" w:cs="Tahoma"/>
            <w:sz w:val="20"/>
            <w:szCs w:val="22"/>
          </w:rPr>
          <m:t>C</m:t>
        </m:r>
        <m:d>
          <m:d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dPr>
          <m:e>
            <m:r>
              <w:rPr>
                <w:rFonts w:ascii="Cambria Math" w:hAnsi="Cambria Math" w:cs="Tahoma"/>
                <w:sz w:val="20"/>
                <w:szCs w:val="22"/>
              </w:rPr>
              <m:t>i,j;h,k</m:t>
            </m:r>
          </m:e>
        </m:d>
        <m:r>
          <w:rPr>
            <w:rFonts w:ascii="Cambria Math" w:hAnsi="Cambria Math" w:cs="Tahoma"/>
            <w:sz w:val="20"/>
            <w:szCs w:val="22"/>
          </w:rPr>
          <m:t xml:space="preserve"> </m:t>
        </m:r>
      </m:oMath>
      <w:r w:rsidR="00F02C91" w:rsidRPr="00431F4B">
        <w:rPr>
          <w:rFonts w:ascii="Calibri" w:hAnsi="Calibri" w:cs="Tahoma"/>
          <w:sz w:val="20"/>
          <w:szCs w:val="22"/>
        </w:rPr>
        <w:t>above which two parts of the fibre are assumed to be in contact in 100% of cells.</w:t>
      </w:r>
    </w:p>
    <w:p w14:paraId="4156DF39" w14:textId="0B13D5C7" w:rsidR="009D60FF" w:rsidRPr="00431F4B" w:rsidRDefault="00DB52AA" w:rsidP="0025094F">
      <w:pPr>
        <w:spacing w:after="0" w:line="276" w:lineRule="auto"/>
        <w:ind w:firstLine="142"/>
        <w:jc w:val="both"/>
        <w:rPr>
          <w:rFonts w:ascii="Calibri" w:hAnsi="Calibri" w:cs="Tahoma"/>
          <w:sz w:val="20"/>
          <w:szCs w:val="22"/>
        </w:rPr>
      </w:pPr>
      <w:r w:rsidRPr="00DB52AA">
        <w:rPr>
          <w:rFonts w:ascii="Calibri" w:hAnsi="Calibri" w:cs="Tahoma"/>
          <w:sz w:val="20"/>
          <w:szCs w:val="22"/>
        </w:rPr>
        <w:t xml:space="preserve">Since </w:t>
      </w:r>
      <w:r w:rsidR="00DD741E" w:rsidRPr="00431F4B">
        <w:rPr>
          <w:rFonts w:ascii="Calibri" w:hAnsi="Calibri" w:cs="Tahoma"/>
          <w:i/>
          <w:sz w:val="20"/>
          <w:szCs w:val="22"/>
        </w:rPr>
        <w:t>Z</w:t>
      </w:r>
      <w:r w:rsidR="00DD741E" w:rsidRPr="00431F4B">
        <w:rPr>
          <w:rFonts w:ascii="Calibri" w:hAnsi="Calibri" w:cs="Tahoma"/>
          <w:sz w:val="20"/>
          <w:szCs w:val="22"/>
        </w:rPr>
        <w:t xml:space="preserve"> </w:t>
      </w:r>
      <w:ins w:id="7" w:author="Luca Giorgetti" w:date="2013-11-14T10:22:00Z">
        <w:r w:rsidR="007A0E68">
          <w:rPr>
            <w:rFonts w:ascii="Calibri" w:hAnsi="Calibri" w:cs="Tahoma"/>
            <w:sz w:val="20"/>
            <w:szCs w:val="22"/>
          </w:rPr>
          <w:t xml:space="preserve">is </w:t>
        </w:r>
      </w:ins>
      <w:r w:rsidR="008C0C72">
        <w:rPr>
          <w:rFonts w:ascii="Calibri" w:hAnsi="Calibri" w:cs="Tahoma"/>
          <w:sz w:val="20"/>
          <w:szCs w:val="22"/>
        </w:rPr>
        <w:t>the</w:t>
      </w:r>
      <w:r>
        <w:rPr>
          <w:rFonts w:ascii="Calibri" w:hAnsi="Calibri" w:cs="Tahoma"/>
          <w:sz w:val="20"/>
          <w:szCs w:val="22"/>
        </w:rPr>
        <w:t xml:space="preserve"> </w:t>
      </w:r>
      <w:r w:rsidR="00DD741E" w:rsidRPr="00431F4B">
        <w:rPr>
          <w:rFonts w:ascii="Calibri" w:hAnsi="Calibri" w:cs="Tahoma"/>
          <w:sz w:val="20"/>
          <w:szCs w:val="22"/>
        </w:rPr>
        <w:t>key parameter controlling the conversion of 5C coun</w:t>
      </w:r>
      <w:r>
        <w:rPr>
          <w:rFonts w:ascii="Calibri" w:hAnsi="Calibri" w:cs="Tahoma"/>
          <w:sz w:val="20"/>
          <w:szCs w:val="22"/>
        </w:rPr>
        <w:t xml:space="preserve">ts into contact probabilities, we </w:t>
      </w:r>
      <w:del w:id="8" w:author="Luca Giorgetti" w:date="2013-11-14T10:23:00Z">
        <w:r w:rsidDel="00021824">
          <w:rPr>
            <w:rFonts w:ascii="Calibri" w:hAnsi="Calibri" w:cs="Tahoma"/>
            <w:sz w:val="20"/>
            <w:szCs w:val="22"/>
          </w:rPr>
          <w:delText xml:space="preserve">decided </w:delText>
        </w:r>
      </w:del>
      <w:ins w:id="9" w:author="Luca Giorgetti" w:date="2013-11-14T10:23:00Z">
        <w:r w:rsidR="007A3D09">
          <w:rPr>
            <w:rFonts w:ascii="Calibri" w:hAnsi="Calibri" w:cs="Tahoma"/>
            <w:sz w:val="20"/>
            <w:szCs w:val="22"/>
          </w:rPr>
          <w:t xml:space="preserve">set out </w:t>
        </w:r>
      </w:ins>
      <w:r>
        <w:rPr>
          <w:rFonts w:ascii="Calibri" w:hAnsi="Calibri" w:cs="Tahoma"/>
          <w:sz w:val="20"/>
          <w:szCs w:val="22"/>
        </w:rPr>
        <w:t xml:space="preserve">to estimate </w:t>
      </w:r>
      <w:r w:rsidR="00DD741E" w:rsidRPr="00431F4B">
        <w:rPr>
          <w:rFonts w:ascii="Calibri" w:hAnsi="Calibri" w:cs="Tahoma"/>
          <w:sz w:val="20"/>
          <w:szCs w:val="22"/>
        </w:rPr>
        <w:t>its numerical value from the experimental da</w:t>
      </w:r>
      <w:r>
        <w:rPr>
          <w:rFonts w:ascii="Calibri" w:hAnsi="Calibri" w:cs="Tahoma"/>
          <w:sz w:val="20"/>
          <w:szCs w:val="22"/>
        </w:rPr>
        <w:t>ta</w:t>
      </w:r>
      <w:r w:rsidR="00DD741E" w:rsidRPr="00431F4B">
        <w:rPr>
          <w:rFonts w:ascii="Calibri" w:hAnsi="Calibri" w:cs="Tahoma"/>
          <w:sz w:val="20"/>
          <w:szCs w:val="22"/>
        </w:rPr>
        <w:t xml:space="preserve">. </w:t>
      </w:r>
      <w:r w:rsidR="00A72299" w:rsidRPr="00431F4B">
        <w:rPr>
          <w:rFonts w:ascii="Calibri" w:hAnsi="Calibri" w:cs="Tahoma"/>
          <w:sz w:val="20"/>
          <w:szCs w:val="22"/>
        </w:rPr>
        <w:t xml:space="preserve">To do this, </w:t>
      </w:r>
      <w:r w:rsidR="008C3259">
        <w:rPr>
          <w:rFonts w:ascii="Calibri" w:hAnsi="Calibri" w:cs="Tahoma"/>
          <w:sz w:val="20"/>
          <w:szCs w:val="22"/>
        </w:rPr>
        <w:t>we reasoned that adjacent restriction fragments (</w:t>
      </w:r>
      <w:r w:rsidR="00551269">
        <w:rPr>
          <w:rFonts w:ascii="Calibri" w:hAnsi="Calibri" w:cs="Tahoma"/>
          <w:sz w:val="20"/>
          <w:szCs w:val="22"/>
        </w:rPr>
        <w:t xml:space="preserve">represented </w:t>
      </w:r>
      <w:r w:rsidR="008C3259">
        <w:rPr>
          <w:rFonts w:ascii="Calibri" w:hAnsi="Calibri" w:cs="Tahoma"/>
          <w:sz w:val="20"/>
          <w:szCs w:val="22"/>
        </w:rPr>
        <w:t>for example</w:t>
      </w:r>
      <w:r w:rsidR="00551269">
        <w:rPr>
          <w:rFonts w:ascii="Calibri" w:hAnsi="Calibri" w:cs="Tahoma"/>
          <w:sz w:val="20"/>
          <w:szCs w:val="22"/>
        </w:rPr>
        <w:t xml:space="preserve"> by pairs of beads </w:t>
      </w:r>
      <w:r w:rsidR="008C3259" w:rsidRPr="00431F4B">
        <w:rPr>
          <w:rFonts w:ascii="Calibri" w:hAnsi="Calibri" w:cs="Tahoma"/>
          <w:sz w:val="20"/>
          <w:szCs w:val="22"/>
        </w:rPr>
        <w:t>(</w:t>
      </w:r>
      <w:r w:rsidR="008C3259" w:rsidRPr="00DB52AA">
        <w:rPr>
          <w:rFonts w:ascii="Calibri" w:hAnsi="Calibri" w:cs="Tahoma"/>
          <w:i/>
          <w:sz w:val="20"/>
          <w:szCs w:val="22"/>
        </w:rPr>
        <w:t>i,j</w:t>
      </w:r>
      <w:r w:rsidR="008C3259" w:rsidRPr="00431F4B">
        <w:rPr>
          <w:rFonts w:ascii="Calibri" w:hAnsi="Calibri" w:cs="Tahoma"/>
          <w:sz w:val="20"/>
          <w:szCs w:val="22"/>
        </w:rPr>
        <w:t>) and (</w:t>
      </w:r>
      <w:r w:rsidR="008C3259" w:rsidRPr="00DB52AA">
        <w:rPr>
          <w:rFonts w:ascii="Calibri" w:hAnsi="Calibri" w:cs="Tahoma"/>
          <w:i/>
          <w:sz w:val="20"/>
          <w:szCs w:val="22"/>
        </w:rPr>
        <w:t>h,k</w:t>
      </w:r>
      <w:r w:rsidR="008C3259" w:rsidRPr="00431F4B">
        <w:rPr>
          <w:rFonts w:ascii="Calibri" w:hAnsi="Calibri" w:cs="Tahoma"/>
          <w:sz w:val="20"/>
          <w:szCs w:val="22"/>
        </w:rPr>
        <w:t xml:space="preserve">) with </w:t>
      </w:r>
      <w:r w:rsidR="008C3259" w:rsidRPr="00DB52AA">
        <w:rPr>
          <w:rFonts w:ascii="Calibri" w:hAnsi="Calibri" w:cs="Tahoma"/>
          <w:i/>
          <w:sz w:val="20"/>
          <w:szCs w:val="22"/>
        </w:rPr>
        <w:t>j</w:t>
      </w:r>
      <w:r w:rsidR="008C3259" w:rsidRPr="00DB52AA">
        <w:rPr>
          <w:rFonts w:ascii="Calibri" w:hAnsi="Calibri" w:cs="Tahoma"/>
          <w:sz w:val="20"/>
          <w:szCs w:val="22"/>
        </w:rPr>
        <w:t>=</w:t>
      </w:r>
      <w:r w:rsidR="008C3259" w:rsidRPr="00DB52AA">
        <w:rPr>
          <w:rFonts w:ascii="Calibri" w:hAnsi="Calibri" w:cs="Tahoma"/>
          <w:i/>
          <w:sz w:val="20"/>
          <w:szCs w:val="22"/>
        </w:rPr>
        <w:t>h</w:t>
      </w:r>
      <w:r w:rsidR="008C3259">
        <w:rPr>
          <w:rFonts w:ascii="Calibri" w:hAnsi="Calibri" w:cs="Tahoma"/>
          <w:sz w:val="20"/>
          <w:szCs w:val="22"/>
        </w:rPr>
        <w:t>±</w:t>
      </w:r>
      <w:r w:rsidR="008C3259" w:rsidRPr="00431F4B">
        <w:rPr>
          <w:rFonts w:ascii="Calibri" w:hAnsi="Calibri" w:cs="Tahoma"/>
          <w:sz w:val="20"/>
          <w:szCs w:val="22"/>
        </w:rPr>
        <w:t>1</w:t>
      </w:r>
      <w:r w:rsidR="008C3259">
        <w:rPr>
          <w:rFonts w:ascii="Calibri" w:hAnsi="Calibri" w:cs="Tahoma"/>
          <w:sz w:val="20"/>
          <w:szCs w:val="22"/>
        </w:rPr>
        <w:t>)</w:t>
      </w:r>
      <w:r w:rsidR="00551269">
        <w:rPr>
          <w:rFonts w:ascii="Calibri" w:hAnsi="Calibri" w:cs="Tahoma"/>
          <w:sz w:val="20"/>
          <w:szCs w:val="22"/>
        </w:rPr>
        <w:t xml:space="preserve"> can be considered to</w:t>
      </w:r>
      <w:r w:rsidR="00732DEA">
        <w:rPr>
          <w:rFonts w:ascii="Calibri" w:hAnsi="Calibri" w:cs="Tahoma"/>
          <w:sz w:val="20"/>
          <w:szCs w:val="22"/>
        </w:rPr>
        <w:t xml:space="preserve"> be in contact in 100% of cells, and thus that</w:t>
      </w:r>
      <w:r w:rsidR="00551269">
        <w:rPr>
          <w:rFonts w:ascii="Calibri" w:hAnsi="Calibri" w:cs="Tahoma"/>
          <w:sz w:val="20"/>
          <w:szCs w:val="22"/>
        </w:rPr>
        <w:t xml:space="preserve"> </w:t>
      </w:r>
      <w:r w:rsidR="00732DEA">
        <w:rPr>
          <w:rFonts w:ascii="Calibri" w:hAnsi="Calibri" w:cs="Tahoma"/>
          <w:sz w:val="20"/>
          <w:szCs w:val="22"/>
        </w:rPr>
        <w:t>t</w:t>
      </w:r>
      <w:r w:rsidR="00551269">
        <w:rPr>
          <w:rFonts w:ascii="Calibri" w:hAnsi="Calibri" w:cs="Tahoma"/>
          <w:sz w:val="20"/>
          <w:szCs w:val="22"/>
        </w:rPr>
        <w:t>he</w:t>
      </w:r>
      <w:r w:rsidR="002F22F2">
        <w:rPr>
          <w:rFonts w:ascii="Calibri" w:hAnsi="Calibri" w:cs="Tahoma"/>
          <w:sz w:val="20"/>
          <w:szCs w:val="22"/>
        </w:rPr>
        <w:t>ir</w:t>
      </w:r>
      <w:r w:rsidR="00551269">
        <w:rPr>
          <w:rFonts w:ascii="Calibri" w:hAnsi="Calibri" w:cs="Tahoma"/>
          <w:sz w:val="20"/>
          <w:szCs w:val="22"/>
        </w:rPr>
        <w:t xml:space="preserve"> average </w:t>
      </w:r>
      <w:ins w:id="10" w:author="Luca Giorgetti" w:date="2013-11-14T10:24:00Z">
        <w:r w:rsidR="0064268D">
          <w:rPr>
            <w:rFonts w:ascii="Calibri" w:hAnsi="Calibri" w:cs="Tahoma"/>
            <w:sz w:val="20"/>
            <w:szCs w:val="22"/>
          </w:rPr>
          <w:t xml:space="preserve">normalized </w:t>
        </w:r>
      </w:ins>
      <w:r w:rsidR="00551269">
        <w:rPr>
          <w:rFonts w:ascii="Calibri" w:hAnsi="Calibri" w:cs="Tahoma"/>
          <w:sz w:val="20"/>
          <w:szCs w:val="22"/>
        </w:rPr>
        <w:t xml:space="preserve">5C count </w:t>
      </w:r>
      <w:r w:rsidR="00732DEA">
        <w:rPr>
          <w:rFonts w:ascii="Calibri" w:hAnsi="Calibri" w:cs="Tahoma"/>
          <w:sz w:val="20"/>
          <w:szCs w:val="22"/>
        </w:rPr>
        <w:t>(</w:t>
      </w:r>
      <w:ins w:id="11" w:author="Luca Giorgetti" w:date="2013-11-14T10:24:00Z">
        <w:r w:rsidR="000435B2">
          <w:rPr>
            <w:rFonts w:ascii="Calibri" w:hAnsi="Calibri" w:cs="Tahoma"/>
            <w:sz w:val="20"/>
            <w:szCs w:val="22"/>
          </w:rPr>
          <w:t xml:space="preserve">equal to </w:t>
        </w:r>
      </w:ins>
      <w:r w:rsidR="00732DEA">
        <w:rPr>
          <w:rFonts w:ascii="Calibri" w:hAnsi="Calibri" w:cs="Tahoma"/>
          <w:sz w:val="20"/>
          <w:szCs w:val="22"/>
        </w:rPr>
        <w:t xml:space="preserve">3097) </w:t>
      </w:r>
      <w:r w:rsidR="002F22F2">
        <w:rPr>
          <w:rFonts w:ascii="Calibri" w:hAnsi="Calibri" w:cs="Tahoma"/>
          <w:sz w:val="20"/>
          <w:szCs w:val="22"/>
        </w:rPr>
        <w:t xml:space="preserve">could </w:t>
      </w:r>
      <w:r w:rsidR="00551269">
        <w:rPr>
          <w:rFonts w:ascii="Calibri" w:hAnsi="Calibri" w:cs="Tahoma"/>
          <w:sz w:val="20"/>
          <w:szCs w:val="22"/>
        </w:rPr>
        <w:t>provi</w:t>
      </w:r>
      <w:r w:rsidR="002F22F2">
        <w:rPr>
          <w:rFonts w:ascii="Calibri" w:hAnsi="Calibri" w:cs="Tahoma"/>
          <w:sz w:val="20"/>
          <w:szCs w:val="22"/>
        </w:rPr>
        <w:t xml:space="preserve">de a reasonable estimate for </w:t>
      </w:r>
      <w:r w:rsidR="008704B0">
        <w:rPr>
          <w:rFonts w:ascii="Calibri" w:hAnsi="Calibri" w:cs="Tahoma"/>
          <w:sz w:val="20"/>
          <w:szCs w:val="22"/>
        </w:rPr>
        <w:t xml:space="preserve">the numerical value of </w:t>
      </w:r>
      <w:r w:rsidR="002F22F2">
        <w:rPr>
          <w:rFonts w:ascii="Calibri" w:hAnsi="Calibri" w:cs="Tahoma"/>
          <w:i/>
          <w:sz w:val="20"/>
          <w:szCs w:val="22"/>
        </w:rPr>
        <w:t>Z.</w:t>
      </w:r>
      <w:r w:rsidR="00732DEA">
        <w:rPr>
          <w:rFonts w:ascii="Calibri" w:hAnsi="Calibri" w:cs="Tahoma"/>
          <w:sz w:val="20"/>
          <w:szCs w:val="22"/>
        </w:rPr>
        <w:t xml:space="preserve"> </w:t>
      </w:r>
      <w:r w:rsidR="00B97195">
        <w:rPr>
          <w:rFonts w:ascii="Calibri" w:hAnsi="Calibri" w:cs="Tahoma"/>
          <w:sz w:val="20"/>
          <w:szCs w:val="22"/>
        </w:rPr>
        <w:t xml:space="preserve">Further support for this choice </w:t>
      </w:r>
      <w:del w:id="12" w:author="Luca Giorgetti" w:date="2013-11-14T10:24:00Z">
        <w:r w:rsidR="00B97195" w:rsidDel="00F6000D">
          <w:rPr>
            <w:rFonts w:ascii="Calibri" w:hAnsi="Calibri" w:cs="Tahoma"/>
            <w:sz w:val="20"/>
            <w:szCs w:val="22"/>
          </w:rPr>
          <w:delText xml:space="preserve">comes </w:delText>
        </w:r>
      </w:del>
      <w:ins w:id="13" w:author="Luca Giorgetti" w:date="2013-11-14T10:24:00Z">
        <w:r w:rsidR="00F6000D">
          <w:rPr>
            <w:rFonts w:ascii="Calibri" w:hAnsi="Calibri" w:cs="Tahoma"/>
            <w:sz w:val="20"/>
            <w:szCs w:val="22"/>
          </w:rPr>
          <w:t xml:space="preserve">came </w:t>
        </w:r>
      </w:ins>
      <w:r w:rsidR="00B97195">
        <w:rPr>
          <w:rFonts w:ascii="Calibri" w:hAnsi="Calibri" w:cs="Tahoma"/>
          <w:sz w:val="20"/>
          <w:szCs w:val="22"/>
        </w:rPr>
        <w:t xml:space="preserve">from the fact that the distribution of </w:t>
      </w:r>
      <w:r w:rsidR="00EF1A2A" w:rsidRPr="00431F4B">
        <w:rPr>
          <w:rFonts w:ascii="Calibri" w:hAnsi="Calibri" w:cs="Tahoma"/>
          <w:sz w:val="20"/>
          <w:szCs w:val="22"/>
        </w:rPr>
        <w:t xml:space="preserve">counts </w:t>
      </w:r>
      <w:del w:id="14" w:author="Luca Giorgetti" w:date="2013-11-14T10:24:00Z">
        <w:r w:rsidR="002F06AC" w:rsidDel="006D7D55">
          <w:rPr>
            <w:rFonts w:ascii="Calibri" w:hAnsi="Calibri" w:cs="Tahoma"/>
            <w:sz w:val="20"/>
            <w:szCs w:val="22"/>
          </w:rPr>
          <w:delText>of</w:delText>
        </w:r>
      </w:del>
      <w:ins w:id="15" w:author="Luca Giorgetti" w:date="2013-11-14T10:24:00Z">
        <w:r w:rsidR="006D7D55">
          <w:rPr>
            <w:rFonts w:ascii="Calibri" w:hAnsi="Calibri" w:cs="Tahoma"/>
            <w:sz w:val="20"/>
            <w:szCs w:val="22"/>
          </w:rPr>
          <w:t>from</w:t>
        </w:r>
      </w:ins>
      <w:r w:rsidR="00B97195">
        <w:rPr>
          <w:rFonts w:ascii="Calibri" w:hAnsi="Calibri" w:cs="Tahoma"/>
          <w:sz w:val="20"/>
          <w:szCs w:val="22"/>
        </w:rPr>
        <w:t xml:space="preserve"> non-adjacent fragments </w:t>
      </w:r>
      <w:r w:rsidR="002F06AC">
        <w:rPr>
          <w:rFonts w:ascii="Calibri" w:hAnsi="Calibri" w:cs="Tahoma"/>
          <w:sz w:val="20"/>
          <w:szCs w:val="22"/>
        </w:rPr>
        <w:t>(expected to be in contact in &lt;100% of cells</w:t>
      </w:r>
      <w:r w:rsidR="008D0A52">
        <w:rPr>
          <w:rFonts w:ascii="Calibri" w:hAnsi="Calibri" w:cs="Tahoma"/>
          <w:sz w:val="20"/>
          <w:szCs w:val="22"/>
        </w:rPr>
        <w:t>,</w:t>
      </w:r>
      <w:r w:rsidR="005D0B19">
        <w:rPr>
          <w:rFonts w:ascii="Calibri" w:hAnsi="Calibri" w:cs="Tahoma"/>
          <w:sz w:val="20"/>
          <w:szCs w:val="22"/>
        </w:rPr>
        <w:t xml:space="preserve"> i.e.</w:t>
      </w:r>
      <w:ins w:id="16" w:author="Luca Giorgetti" w:date="2013-11-14T10:24:00Z">
        <w:r w:rsidR="004432C3">
          <w:rPr>
            <w:rFonts w:ascii="Calibri" w:hAnsi="Calibri" w:cs="Tahoma"/>
            <w:sz w:val="20"/>
            <w:szCs w:val="22"/>
          </w:rPr>
          <w:t xml:space="preserve"> with</w:t>
        </w:r>
      </w:ins>
      <w:r w:rsidR="005D0B19">
        <w:rPr>
          <w:rFonts w:ascii="Calibri" w:hAnsi="Calibri" w:cs="Tahoma"/>
          <w:sz w:val="20"/>
          <w:szCs w:val="22"/>
        </w:rPr>
        <w:t xml:space="preserve"> counts </w:t>
      </w:r>
      <w:del w:id="17" w:author="Luca Giorgetti" w:date="2013-11-14T10:24:00Z">
        <w:r w:rsidR="005D0B19" w:rsidDel="004432C3">
          <w:rPr>
            <w:rFonts w:ascii="Calibri" w:hAnsi="Calibri" w:cs="Tahoma"/>
            <w:sz w:val="20"/>
            <w:szCs w:val="22"/>
          </w:rPr>
          <w:delText>&lt;</w:delText>
        </w:r>
      </w:del>
      <w:ins w:id="18" w:author="Luca Giorgetti" w:date="2013-11-14T10:24:00Z">
        <w:r w:rsidR="004432C3">
          <w:rPr>
            <w:rFonts w:ascii="Calibri" w:hAnsi="Calibri" w:cs="Tahoma"/>
            <w:sz w:val="20"/>
            <w:szCs w:val="22"/>
          </w:rPr>
          <w:t xml:space="preserve">smaller than </w:t>
        </w:r>
      </w:ins>
      <w:r w:rsidR="005D0B19">
        <w:rPr>
          <w:rFonts w:ascii="Calibri" w:hAnsi="Calibri" w:cs="Tahoma"/>
          <w:i/>
          <w:sz w:val="20"/>
          <w:szCs w:val="22"/>
        </w:rPr>
        <w:t>Z</w:t>
      </w:r>
      <w:r w:rsidR="002F06AC">
        <w:rPr>
          <w:rFonts w:ascii="Calibri" w:hAnsi="Calibri" w:cs="Tahoma"/>
          <w:sz w:val="20"/>
          <w:szCs w:val="22"/>
        </w:rPr>
        <w:t xml:space="preserve">) </w:t>
      </w:r>
      <w:r w:rsidR="00B97195">
        <w:rPr>
          <w:rFonts w:ascii="Calibri" w:hAnsi="Calibri" w:cs="Tahoma"/>
          <w:sz w:val="20"/>
          <w:szCs w:val="22"/>
        </w:rPr>
        <w:t xml:space="preserve">drops to zero around </w:t>
      </w:r>
      <w:r w:rsidR="00EF1A2A" w:rsidRPr="00431F4B">
        <w:rPr>
          <w:rFonts w:ascii="Calibri" w:hAnsi="Calibri" w:cs="Tahoma"/>
          <w:sz w:val="20"/>
          <w:szCs w:val="22"/>
        </w:rPr>
        <w:t>3000</w:t>
      </w:r>
      <w:r w:rsidR="00B97195">
        <w:rPr>
          <w:rFonts w:ascii="Calibri" w:hAnsi="Calibri" w:cs="Tahoma"/>
          <w:sz w:val="20"/>
          <w:szCs w:val="22"/>
        </w:rPr>
        <w:t xml:space="preserve"> (</w:t>
      </w:r>
      <w:r w:rsidR="00B97195" w:rsidRPr="00B97195">
        <w:rPr>
          <w:rFonts w:ascii="Calibri" w:hAnsi="Calibri" w:cs="Tahoma"/>
          <w:b/>
          <w:sz w:val="20"/>
          <w:szCs w:val="22"/>
        </w:rPr>
        <w:t>Figure M3</w:t>
      </w:r>
      <w:r w:rsidR="00B97195">
        <w:rPr>
          <w:rFonts w:ascii="Calibri" w:hAnsi="Calibri" w:cs="Tahoma"/>
          <w:sz w:val="20"/>
          <w:szCs w:val="22"/>
        </w:rPr>
        <w:t xml:space="preserve">), in excellent agreement with our </w:t>
      </w:r>
      <w:r w:rsidR="00CA3E6B">
        <w:rPr>
          <w:rFonts w:ascii="Calibri" w:hAnsi="Calibri" w:cs="Tahoma"/>
          <w:sz w:val="20"/>
          <w:szCs w:val="22"/>
        </w:rPr>
        <w:t xml:space="preserve">choice for the numerical </w:t>
      </w:r>
      <w:r w:rsidR="00B97195">
        <w:rPr>
          <w:rFonts w:ascii="Calibri" w:hAnsi="Calibri" w:cs="Tahoma"/>
          <w:sz w:val="20"/>
          <w:szCs w:val="22"/>
        </w:rPr>
        <w:t xml:space="preserve">value of </w:t>
      </w:r>
      <w:r w:rsidR="00B97195">
        <w:rPr>
          <w:rFonts w:ascii="Calibri" w:hAnsi="Calibri" w:cs="Tahoma"/>
          <w:i/>
          <w:sz w:val="20"/>
          <w:szCs w:val="22"/>
        </w:rPr>
        <w:t>Z</w:t>
      </w:r>
      <w:r w:rsidR="00EF1A2A" w:rsidRPr="00431F4B">
        <w:rPr>
          <w:rFonts w:ascii="Calibri" w:hAnsi="Calibri" w:cs="Tahoma"/>
          <w:sz w:val="20"/>
          <w:szCs w:val="22"/>
        </w:rPr>
        <w:t>.</w:t>
      </w:r>
    </w:p>
    <w:p w14:paraId="3CBE5A82" w14:textId="2779A086" w:rsidR="000D5E8A" w:rsidRPr="00431F4B" w:rsidRDefault="00B97195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del w:id="19" w:author="Luca Giorgetti" w:date="2013-11-14T10:25:00Z">
        <w:r w:rsidDel="00320DDE">
          <w:rPr>
            <w:rFonts w:ascii="Calibri" w:hAnsi="Calibri" w:cs="Tahoma"/>
            <w:sz w:val="20"/>
            <w:szCs w:val="22"/>
          </w:rPr>
          <w:delText xml:space="preserve">After </w:delText>
        </w:r>
      </w:del>
      <w:ins w:id="20" w:author="Luca Giorgetti" w:date="2013-11-14T10:25:00Z">
        <w:r w:rsidR="00D11A4B">
          <w:rPr>
            <w:rFonts w:ascii="Calibri" w:hAnsi="Calibri" w:cs="Tahoma"/>
            <w:sz w:val="20"/>
            <w:szCs w:val="22"/>
          </w:rPr>
          <w:t>Apart from the</w:t>
        </w:r>
        <w:r w:rsidR="00320DDE">
          <w:rPr>
            <w:rFonts w:ascii="Calibri" w:hAnsi="Calibri" w:cs="Tahoma"/>
            <w:sz w:val="20"/>
            <w:szCs w:val="22"/>
          </w:rPr>
          <w:t xml:space="preserve"> </w:t>
        </w:r>
      </w:ins>
      <w:r>
        <w:rPr>
          <w:rFonts w:ascii="Calibri" w:hAnsi="Calibri" w:cs="Tahoma"/>
          <w:sz w:val="20"/>
          <w:szCs w:val="22"/>
        </w:rPr>
        <w:t>determin</w:t>
      </w:r>
      <w:ins w:id="21" w:author="Luca Giorgetti" w:date="2013-11-14T10:25:00Z">
        <w:r w:rsidR="001C0BF2">
          <w:rPr>
            <w:rFonts w:ascii="Calibri" w:hAnsi="Calibri" w:cs="Tahoma"/>
            <w:sz w:val="20"/>
            <w:szCs w:val="22"/>
          </w:rPr>
          <w:t>ation of</w:t>
        </w:r>
      </w:ins>
      <w:del w:id="22" w:author="Luca Giorgetti" w:date="2013-11-14T10:25:00Z">
        <w:r w:rsidDel="001708D9">
          <w:rPr>
            <w:rFonts w:ascii="Calibri" w:hAnsi="Calibri" w:cs="Tahoma"/>
            <w:sz w:val="20"/>
            <w:szCs w:val="22"/>
          </w:rPr>
          <w:delText>ing</w:delText>
        </w:r>
      </w:del>
      <w:r>
        <w:rPr>
          <w:rFonts w:ascii="Calibri" w:hAnsi="Calibri" w:cs="Tahoma"/>
          <w:sz w:val="20"/>
          <w:szCs w:val="22"/>
        </w:rPr>
        <w:t xml:space="preserve"> the numerical value of </w:t>
      </w:r>
      <w:r>
        <w:rPr>
          <w:rFonts w:ascii="Calibri" w:hAnsi="Calibri" w:cs="Tahoma"/>
          <w:i/>
          <w:sz w:val="20"/>
          <w:szCs w:val="22"/>
        </w:rPr>
        <w:t>Z,</w:t>
      </w:r>
      <w:r>
        <w:rPr>
          <w:rFonts w:ascii="Calibri" w:hAnsi="Calibri" w:cs="Tahoma"/>
          <w:sz w:val="20"/>
          <w:szCs w:val="22"/>
        </w:rPr>
        <w:t xml:space="preserve"> adjacent restriction fragments </w:t>
      </w:r>
      <w:r w:rsidR="002F38E8" w:rsidRPr="00431F4B">
        <w:rPr>
          <w:rFonts w:ascii="Calibri" w:hAnsi="Calibri" w:cs="Tahoma"/>
          <w:sz w:val="20"/>
          <w:szCs w:val="22"/>
        </w:rPr>
        <w:t>were</w:t>
      </w:r>
      <w:r w:rsidR="00312DC3" w:rsidRPr="00431F4B">
        <w:rPr>
          <w:rFonts w:ascii="Calibri" w:hAnsi="Calibri" w:cs="Tahoma"/>
          <w:sz w:val="20"/>
          <w:szCs w:val="22"/>
        </w:rPr>
        <w:t xml:space="preserve"> </w:t>
      </w:r>
      <w:r w:rsidR="00856869" w:rsidRPr="00431F4B">
        <w:rPr>
          <w:rFonts w:ascii="Calibri" w:hAnsi="Calibri" w:cs="Tahoma"/>
          <w:sz w:val="20"/>
          <w:szCs w:val="22"/>
        </w:rPr>
        <w:t xml:space="preserve">not </w:t>
      </w:r>
      <w:r w:rsidR="00E46971" w:rsidRPr="00431F4B">
        <w:rPr>
          <w:rFonts w:ascii="Calibri" w:hAnsi="Calibri" w:cs="Tahoma"/>
          <w:sz w:val="20"/>
          <w:szCs w:val="22"/>
        </w:rPr>
        <w:t xml:space="preserve">further </w:t>
      </w:r>
      <w:del w:id="23" w:author="Luca Giorgetti" w:date="2013-11-14T10:25:00Z">
        <w:r w:rsidR="000D5E8A" w:rsidRPr="00431F4B" w:rsidDel="00C4107A">
          <w:rPr>
            <w:rFonts w:ascii="Calibri" w:hAnsi="Calibri" w:cs="Tahoma"/>
            <w:sz w:val="20"/>
            <w:szCs w:val="22"/>
          </w:rPr>
          <w:delText>used</w:delText>
        </w:r>
        <w:r w:rsidR="00E46971" w:rsidRPr="00431F4B" w:rsidDel="00C4107A">
          <w:rPr>
            <w:rFonts w:ascii="Calibri" w:hAnsi="Calibri" w:cs="Tahoma"/>
            <w:sz w:val="20"/>
            <w:szCs w:val="22"/>
          </w:rPr>
          <w:delText xml:space="preserve"> </w:delText>
        </w:r>
      </w:del>
      <w:ins w:id="24" w:author="Luca Giorgetti" w:date="2013-11-14T10:25:00Z">
        <w:r w:rsidR="00D11A4B">
          <w:rPr>
            <w:rFonts w:ascii="Calibri" w:hAnsi="Calibri" w:cs="Tahoma"/>
            <w:sz w:val="20"/>
            <w:szCs w:val="22"/>
          </w:rPr>
          <w:t>used</w:t>
        </w:r>
        <w:r w:rsidR="00C4107A">
          <w:rPr>
            <w:rFonts w:ascii="Calibri" w:hAnsi="Calibri" w:cs="Tahoma"/>
            <w:sz w:val="20"/>
            <w:szCs w:val="22"/>
          </w:rPr>
          <w:t xml:space="preserve"> to constrain the model</w:t>
        </w:r>
        <w:r w:rsidR="00C4107A" w:rsidRPr="00431F4B">
          <w:rPr>
            <w:rFonts w:ascii="Calibri" w:hAnsi="Calibri" w:cs="Tahoma"/>
            <w:sz w:val="20"/>
            <w:szCs w:val="22"/>
          </w:rPr>
          <w:t xml:space="preserve"> </w:t>
        </w:r>
      </w:ins>
      <w:del w:id="25" w:author="Luca Giorgetti" w:date="2013-11-14T10:25:00Z">
        <w:r w:rsidR="0042466A" w:rsidRPr="00431F4B" w:rsidDel="00C4107A">
          <w:rPr>
            <w:rFonts w:ascii="Calibri" w:hAnsi="Calibri" w:cs="Tahoma"/>
            <w:sz w:val="20"/>
            <w:szCs w:val="22"/>
          </w:rPr>
          <w:delText>in</w:delText>
        </w:r>
        <w:r w:rsidR="00E46971" w:rsidRPr="00431F4B" w:rsidDel="00C4107A">
          <w:rPr>
            <w:rFonts w:ascii="Calibri" w:hAnsi="Calibri" w:cs="Tahoma"/>
            <w:sz w:val="20"/>
            <w:szCs w:val="22"/>
          </w:rPr>
          <w:delText xml:space="preserve"> </w:delText>
        </w:r>
      </w:del>
      <w:ins w:id="26" w:author="Luca Giorgetti" w:date="2013-11-14T10:25:00Z">
        <w:r w:rsidR="00C4107A">
          <w:rPr>
            <w:rFonts w:ascii="Calibri" w:hAnsi="Calibri" w:cs="Tahoma"/>
            <w:sz w:val="20"/>
            <w:szCs w:val="22"/>
          </w:rPr>
          <w:t>during structural reconstruction (see below)</w:t>
        </w:r>
      </w:ins>
      <w:del w:id="27" w:author="Luca Giorgetti" w:date="2013-11-14T10:25:00Z">
        <w:r w:rsidR="00E46971" w:rsidRPr="00431F4B" w:rsidDel="00C4107A">
          <w:rPr>
            <w:rFonts w:ascii="Calibri" w:hAnsi="Calibri" w:cs="Tahoma"/>
            <w:sz w:val="20"/>
            <w:szCs w:val="22"/>
          </w:rPr>
          <w:delText>the determination of chromatin structure</w:delText>
        </w:r>
      </w:del>
      <w:r w:rsidR="00E46971" w:rsidRPr="00431F4B">
        <w:rPr>
          <w:rFonts w:ascii="Calibri" w:hAnsi="Calibri" w:cs="Tahoma"/>
          <w:sz w:val="20"/>
          <w:szCs w:val="22"/>
        </w:rPr>
        <w:t xml:space="preserve">. </w:t>
      </w:r>
    </w:p>
    <w:p w14:paraId="6DA30E08" w14:textId="2828F823" w:rsidR="00133DC9" w:rsidRDefault="00C46284" w:rsidP="0025094F">
      <w:pPr>
        <w:spacing w:after="0" w:line="276" w:lineRule="auto"/>
        <w:ind w:firstLine="227"/>
        <w:jc w:val="center"/>
        <w:rPr>
          <w:rFonts w:ascii="Calibri" w:hAnsi="Calibri" w:cs="Tahoma"/>
          <w:sz w:val="20"/>
          <w:szCs w:val="22"/>
        </w:rPr>
      </w:pPr>
      <w:r>
        <w:rPr>
          <w:rFonts w:ascii="Calibri" w:hAnsi="Calibri" w:cs="Tahoma"/>
          <w:noProof/>
          <w:sz w:val="20"/>
          <w:szCs w:val="22"/>
          <w:lang w:val="en-US" w:eastAsia="en-US"/>
        </w:rPr>
        <w:drawing>
          <wp:inline distT="0" distB="0" distL="0" distR="0" wp14:anchorId="47E4CD76" wp14:editId="06882C8F">
            <wp:extent cx="2553600" cy="2235200"/>
            <wp:effectExtent l="0" t="0" r="0" b="0"/>
            <wp:docPr id="21" name="Picture 21" descr="System:Users:luca:Documents:ChrX:Draft:Supplementary_model:histo_counts.p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ystem:Users:luca:Documents:ChrX:Draft:Supplementary_model:histo_counts.ps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27"/>
                    <a:stretch/>
                  </pic:blipFill>
                  <pic:spPr bwMode="auto">
                    <a:xfrm>
                      <a:off x="0" y="0"/>
                      <a:ext cx="25536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20FF0" w14:textId="77777777" w:rsidR="00C41BAA" w:rsidRPr="00431F4B" w:rsidRDefault="00C41BAA" w:rsidP="0025094F">
      <w:pPr>
        <w:spacing w:after="0" w:line="276" w:lineRule="auto"/>
        <w:ind w:firstLine="227"/>
        <w:jc w:val="center"/>
        <w:rPr>
          <w:rFonts w:ascii="Calibri" w:hAnsi="Calibri" w:cs="Tahoma"/>
          <w:sz w:val="20"/>
          <w:szCs w:val="22"/>
        </w:rPr>
      </w:pPr>
    </w:p>
    <w:p w14:paraId="49628E5C" w14:textId="26FFDCDF" w:rsidR="00A96299" w:rsidRPr="00431F4B" w:rsidRDefault="007C564E" w:rsidP="0025094F">
      <w:pPr>
        <w:spacing w:after="0" w:line="276" w:lineRule="auto"/>
        <w:ind w:firstLine="227"/>
        <w:jc w:val="both"/>
        <w:rPr>
          <w:rFonts w:ascii="Calibri" w:hAnsi="Calibri" w:cs="Tahoma"/>
          <w:sz w:val="18"/>
          <w:szCs w:val="22"/>
        </w:rPr>
      </w:pPr>
      <w:r w:rsidRPr="00431F4B">
        <w:rPr>
          <w:rFonts w:ascii="Calibri" w:hAnsi="Calibri" w:cs="Tahoma"/>
          <w:b/>
          <w:sz w:val="18"/>
          <w:szCs w:val="22"/>
        </w:rPr>
        <w:t>Figure M3.</w:t>
      </w:r>
      <w:r w:rsidR="00A96299" w:rsidRPr="00431F4B">
        <w:rPr>
          <w:rFonts w:ascii="Calibri" w:hAnsi="Calibri" w:cs="Tahoma"/>
          <w:sz w:val="18"/>
          <w:szCs w:val="22"/>
        </w:rPr>
        <w:t xml:space="preserve"> </w:t>
      </w:r>
      <w:r w:rsidRPr="00431F4B">
        <w:rPr>
          <w:rFonts w:ascii="Calibri" w:hAnsi="Calibri" w:cs="Tahoma"/>
          <w:sz w:val="18"/>
          <w:szCs w:val="22"/>
        </w:rPr>
        <w:t>H</w:t>
      </w:r>
      <w:r w:rsidR="00D576AD" w:rsidRPr="00431F4B">
        <w:rPr>
          <w:rFonts w:ascii="Calibri" w:hAnsi="Calibri" w:cs="Tahoma"/>
          <w:sz w:val="18"/>
          <w:szCs w:val="22"/>
        </w:rPr>
        <w:t>istogram</w:t>
      </w:r>
      <w:r w:rsidR="00A96299" w:rsidRPr="00431F4B">
        <w:rPr>
          <w:rFonts w:ascii="Calibri" w:hAnsi="Calibri" w:cs="Tahoma"/>
          <w:sz w:val="18"/>
          <w:szCs w:val="22"/>
        </w:rPr>
        <w:t xml:space="preserve"> </w:t>
      </w:r>
      <w:r w:rsidRPr="00431F4B">
        <w:rPr>
          <w:rFonts w:ascii="Calibri" w:hAnsi="Calibri" w:cs="Tahoma"/>
          <w:sz w:val="18"/>
          <w:szCs w:val="22"/>
        </w:rPr>
        <w:t>of 5C counts</w:t>
      </w:r>
      <w:r w:rsidRPr="00431F4B">
        <w:rPr>
          <w:rFonts w:ascii="Calibri" w:hAnsi="Calibri" w:cs="Tahoma"/>
          <w:sz w:val="16"/>
          <w:szCs w:val="22"/>
        </w:rPr>
        <w:t xml:space="preserve"> </w:t>
      </w:r>
      <m:oMath>
        <m:r>
          <w:rPr>
            <w:rFonts w:ascii="Cambria Math" w:hAnsi="Cambria Math" w:cs="Tahoma"/>
            <w:sz w:val="18"/>
            <w:szCs w:val="22"/>
          </w:rPr>
          <m:t>M</m:t>
        </m:r>
        <m:d>
          <m:dPr>
            <m:ctrlPr>
              <w:rPr>
                <w:rFonts w:ascii="Cambria Math" w:hAnsi="Cambria Math" w:cs="Tahoma"/>
                <w:i/>
                <w:sz w:val="18"/>
                <w:szCs w:val="22"/>
              </w:rPr>
            </m:ctrlPr>
          </m:dPr>
          <m:e>
            <m:r>
              <w:rPr>
                <w:rFonts w:ascii="Cambria Math" w:hAnsi="Cambria Math" w:cs="Tahoma"/>
                <w:sz w:val="18"/>
                <w:szCs w:val="22"/>
              </w:rPr>
              <m:t>i,j;h,k</m:t>
            </m:r>
          </m:e>
        </m:d>
        <m:r>
          <w:rPr>
            <w:rFonts w:ascii="Cambria Math" w:hAnsi="Cambria Math" w:cs="Tahoma"/>
            <w:sz w:val="18"/>
            <w:szCs w:val="22"/>
          </w:rPr>
          <m:t xml:space="preserve"> </m:t>
        </m:r>
      </m:oMath>
      <w:r w:rsidRPr="00431F4B">
        <w:rPr>
          <w:rFonts w:ascii="Calibri" w:hAnsi="Calibri" w:cs="Tahoma"/>
          <w:sz w:val="18"/>
          <w:szCs w:val="22"/>
        </w:rPr>
        <w:t xml:space="preserve">from </w:t>
      </w:r>
      <w:r w:rsidR="008D0A52">
        <w:rPr>
          <w:rFonts w:ascii="Calibri" w:hAnsi="Calibri" w:cs="Tahoma"/>
          <w:sz w:val="18"/>
          <w:szCs w:val="22"/>
        </w:rPr>
        <w:t>adjacent</w:t>
      </w:r>
      <w:r w:rsidR="00A96299" w:rsidRPr="00431F4B">
        <w:rPr>
          <w:rFonts w:ascii="Calibri" w:hAnsi="Calibri" w:cs="Tahoma"/>
          <w:sz w:val="18"/>
          <w:szCs w:val="22"/>
        </w:rPr>
        <w:t xml:space="preserve"> (i.e., </w:t>
      </w:r>
      <w:r w:rsidR="00A96299" w:rsidRPr="00431F4B">
        <w:rPr>
          <w:rFonts w:ascii="Calibri" w:hAnsi="Calibri" w:cs="Tahoma"/>
          <w:i/>
          <w:sz w:val="18"/>
          <w:szCs w:val="22"/>
        </w:rPr>
        <w:t>j=</w:t>
      </w:r>
      <w:r w:rsidR="007A4651" w:rsidRPr="00431F4B">
        <w:rPr>
          <w:rFonts w:ascii="Calibri" w:hAnsi="Calibri" w:cs="Tahoma"/>
          <w:i/>
          <w:sz w:val="18"/>
          <w:szCs w:val="22"/>
        </w:rPr>
        <w:t>h</w:t>
      </w:r>
      <w:r w:rsidR="00A96299" w:rsidRPr="00431F4B">
        <w:rPr>
          <w:rFonts w:ascii="Calibri" w:hAnsi="Calibri" w:cs="Tahoma"/>
          <w:i/>
          <w:sz w:val="18"/>
          <w:szCs w:val="22"/>
        </w:rPr>
        <w:t>+1,</w:t>
      </w:r>
      <w:r w:rsidR="00A96299" w:rsidRPr="00431F4B">
        <w:rPr>
          <w:rFonts w:ascii="Calibri" w:hAnsi="Calibri" w:cs="Tahoma"/>
          <w:sz w:val="18"/>
          <w:szCs w:val="22"/>
        </w:rPr>
        <w:t xml:space="preserve"> </w:t>
      </w:r>
      <w:r w:rsidR="00A96299" w:rsidRPr="00431F4B">
        <w:rPr>
          <w:rFonts w:ascii="Calibri" w:hAnsi="Calibri" w:cs="Tahoma"/>
          <w:i/>
          <w:sz w:val="18"/>
          <w:szCs w:val="22"/>
        </w:rPr>
        <w:t>j=</w:t>
      </w:r>
      <w:r w:rsidR="007A4651" w:rsidRPr="00431F4B">
        <w:rPr>
          <w:rFonts w:ascii="Calibri" w:hAnsi="Calibri" w:cs="Tahoma"/>
          <w:i/>
          <w:sz w:val="18"/>
          <w:szCs w:val="22"/>
        </w:rPr>
        <w:t>h</w:t>
      </w:r>
      <w:r w:rsidR="00A96299" w:rsidRPr="00431F4B">
        <w:rPr>
          <w:rFonts w:ascii="Calibri" w:hAnsi="Calibri" w:cs="Tahoma"/>
          <w:i/>
          <w:sz w:val="18"/>
          <w:szCs w:val="22"/>
        </w:rPr>
        <w:t>-1</w:t>
      </w:r>
      <w:r w:rsidR="00A96299" w:rsidRPr="00431F4B">
        <w:rPr>
          <w:rFonts w:ascii="Calibri" w:hAnsi="Calibri" w:cs="Tahoma"/>
          <w:sz w:val="18"/>
          <w:szCs w:val="22"/>
        </w:rPr>
        <w:t xml:space="preserve">, </w:t>
      </w:r>
      <w:r w:rsidR="007A4651" w:rsidRPr="00431F4B">
        <w:rPr>
          <w:rFonts w:ascii="Calibri" w:hAnsi="Calibri" w:cs="Tahoma"/>
          <w:i/>
          <w:sz w:val="18"/>
          <w:szCs w:val="22"/>
        </w:rPr>
        <w:t>k</w:t>
      </w:r>
      <w:r w:rsidR="00A96299" w:rsidRPr="00431F4B">
        <w:rPr>
          <w:rFonts w:ascii="Calibri" w:hAnsi="Calibri" w:cs="Tahoma"/>
          <w:i/>
          <w:sz w:val="18"/>
          <w:szCs w:val="22"/>
        </w:rPr>
        <w:t>=i+1</w:t>
      </w:r>
      <w:r w:rsidR="00A96299" w:rsidRPr="00431F4B">
        <w:rPr>
          <w:rFonts w:ascii="Calibri" w:hAnsi="Calibri" w:cs="Tahoma"/>
          <w:sz w:val="18"/>
          <w:szCs w:val="22"/>
        </w:rPr>
        <w:t xml:space="preserve"> or </w:t>
      </w:r>
      <w:r w:rsidR="007A4651" w:rsidRPr="00431F4B">
        <w:rPr>
          <w:rFonts w:ascii="Calibri" w:hAnsi="Calibri" w:cs="Tahoma"/>
          <w:i/>
          <w:sz w:val="18"/>
          <w:szCs w:val="22"/>
        </w:rPr>
        <w:t>k</w:t>
      </w:r>
      <w:r w:rsidR="00A96299" w:rsidRPr="00431F4B">
        <w:rPr>
          <w:rFonts w:ascii="Calibri" w:hAnsi="Calibri" w:cs="Tahoma"/>
          <w:i/>
          <w:sz w:val="18"/>
          <w:szCs w:val="22"/>
        </w:rPr>
        <w:t>=i-1</w:t>
      </w:r>
      <w:r w:rsidR="008D0A52">
        <w:rPr>
          <w:rFonts w:ascii="Calibri" w:hAnsi="Calibri" w:cs="Tahoma"/>
          <w:sz w:val="18"/>
          <w:szCs w:val="22"/>
        </w:rPr>
        <w:t xml:space="preserve">) and non-adjacent restriction fragments </w:t>
      </w:r>
      <w:r w:rsidR="00A96299" w:rsidRPr="00431F4B">
        <w:rPr>
          <w:rFonts w:ascii="Calibri" w:hAnsi="Calibri" w:cs="Tahoma"/>
          <w:sz w:val="18"/>
          <w:szCs w:val="22"/>
        </w:rPr>
        <w:t>(in red).</w:t>
      </w:r>
    </w:p>
    <w:p w14:paraId="5E785505" w14:textId="77777777" w:rsidR="00A96299" w:rsidRPr="00431F4B" w:rsidRDefault="00A96299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p w14:paraId="49AF6A09" w14:textId="77777777" w:rsidR="00190A2E" w:rsidRDefault="00190A2E" w:rsidP="0025094F">
      <w:pPr>
        <w:spacing w:after="0" w:line="276" w:lineRule="auto"/>
        <w:ind w:firstLine="227"/>
        <w:jc w:val="both"/>
        <w:rPr>
          <w:rFonts w:ascii="Calibri" w:hAnsi="Calibri" w:cs="Tahoma"/>
          <w:b/>
          <w:sz w:val="20"/>
          <w:szCs w:val="22"/>
        </w:rPr>
      </w:pPr>
    </w:p>
    <w:p w14:paraId="6983B9D4" w14:textId="77777777" w:rsidR="00190A2E" w:rsidRDefault="00190A2E" w:rsidP="0025094F">
      <w:pPr>
        <w:spacing w:after="0" w:line="276" w:lineRule="auto"/>
        <w:ind w:firstLine="227"/>
        <w:jc w:val="both"/>
        <w:rPr>
          <w:rFonts w:ascii="Calibri" w:hAnsi="Calibri" w:cs="Tahoma"/>
          <w:b/>
          <w:sz w:val="20"/>
          <w:szCs w:val="22"/>
        </w:rPr>
      </w:pPr>
    </w:p>
    <w:p w14:paraId="235E3CD3" w14:textId="297D3ADC" w:rsidR="00565EA3" w:rsidRPr="00E031A0" w:rsidRDefault="003F01FE" w:rsidP="0025094F">
      <w:pPr>
        <w:spacing w:after="0" w:line="276" w:lineRule="auto"/>
        <w:ind w:firstLine="227"/>
        <w:jc w:val="both"/>
        <w:rPr>
          <w:rFonts w:ascii="Calibri" w:hAnsi="Calibri" w:cs="Tahoma"/>
          <w:b/>
          <w:szCs w:val="22"/>
        </w:rPr>
      </w:pPr>
      <w:r w:rsidRPr="00E031A0">
        <w:rPr>
          <w:rFonts w:ascii="Calibri" w:hAnsi="Calibri" w:cs="Tahoma"/>
          <w:b/>
          <w:szCs w:val="22"/>
        </w:rPr>
        <w:t xml:space="preserve">4. </w:t>
      </w:r>
      <w:r w:rsidR="00190A2E" w:rsidRPr="00E031A0">
        <w:rPr>
          <w:rFonts w:ascii="Calibri" w:hAnsi="Calibri" w:cs="Tahoma"/>
          <w:b/>
          <w:szCs w:val="22"/>
        </w:rPr>
        <w:t xml:space="preserve">Optimization of interaction potentials </w:t>
      </w:r>
    </w:p>
    <w:p w14:paraId="50657172" w14:textId="0E45AC50" w:rsidR="00917780" w:rsidRPr="00431F4B" w:rsidRDefault="00AD3ABD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commentRangeStart w:id="28"/>
      <w:del w:id="29" w:author="Guido Tiana" w:date="2013-08-07T15:07:00Z">
        <w:r w:rsidRPr="00431F4B" w:rsidDel="00E040BD">
          <w:rPr>
            <w:rFonts w:ascii="Calibri" w:hAnsi="Calibri" w:cs="Tahoma"/>
            <w:sz w:val="20"/>
            <w:szCs w:val="22"/>
          </w:rPr>
          <w:delText>We chose not to optimize t</w:delText>
        </w:r>
        <w:r w:rsidR="00ED5ED3" w:rsidRPr="00431F4B" w:rsidDel="00E040BD">
          <w:rPr>
            <w:rFonts w:ascii="Calibri" w:hAnsi="Calibri" w:cs="Tahoma"/>
            <w:sz w:val="20"/>
            <w:szCs w:val="22"/>
          </w:rPr>
          <w:delText>he</w:delText>
        </w:r>
      </w:del>
      <w:ins w:id="30" w:author="Guido Tiana" w:date="2013-08-07T15:07:00Z">
        <w:r w:rsidR="00E040BD">
          <w:rPr>
            <w:rFonts w:ascii="Calibri" w:hAnsi="Calibri" w:cs="Tahoma"/>
            <w:sz w:val="20"/>
            <w:szCs w:val="22"/>
          </w:rPr>
          <w:t xml:space="preserve">For several </w:t>
        </w:r>
      </w:ins>
      <w:ins w:id="31" w:author="Guido Tiana" w:date="2013-08-07T15:09:00Z">
        <w:r w:rsidR="00E040BD">
          <w:rPr>
            <w:rFonts w:ascii="Calibri" w:hAnsi="Calibri" w:cs="Tahoma"/>
            <w:sz w:val="20"/>
            <w:szCs w:val="22"/>
          </w:rPr>
          <w:t>values</w:t>
        </w:r>
      </w:ins>
      <w:ins w:id="32" w:author="Guido Tiana" w:date="2013-08-07T15:07:00Z">
        <w:r w:rsidR="00E040BD">
          <w:rPr>
            <w:rFonts w:ascii="Calibri" w:hAnsi="Calibri" w:cs="Tahoma"/>
            <w:sz w:val="20"/>
            <w:szCs w:val="22"/>
          </w:rPr>
          <w:t xml:space="preserve"> of</w:t>
        </w:r>
      </w:ins>
      <w:r w:rsidR="00ED5ED3" w:rsidRPr="00431F4B">
        <w:rPr>
          <w:rFonts w:ascii="Calibri" w:hAnsi="Calibri" w:cs="Tahoma"/>
          <w:sz w:val="20"/>
          <w:szCs w:val="22"/>
        </w:rPr>
        <w:t xml:space="preserve"> har</w:t>
      </w:r>
      <w:r w:rsidR="00383814" w:rsidRPr="00431F4B">
        <w:rPr>
          <w:rFonts w:ascii="Calibri" w:hAnsi="Calibri" w:cs="Tahoma"/>
          <w:sz w:val="20"/>
          <w:szCs w:val="22"/>
        </w:rPr>
        <w:t>d</w:t>
      </w:r>
      <w:r w:rsidR="00340927" w:rsidRPr="00431F4B">
        <w:rPr>
          <w:rFonts w:ascii="Calibri" w:hAnsi="Calibri" w:cs="Tahoma"/>
          <w:sz w:val="20"/>
          <w:szCs w:val="22"/>
        </w:rPr>
        <w:t xml:space="preserve"> </w:t>
      </w:r>
      <w:r w:rsidR="00ED5ED3" w:rsidRPr="00431F4B">
        <w:rPr>
          <w:rFonts w:ascii="Calibri" w:hAnsi="Calibri" w:cs="Tahoma"/>
          <w:sz w:val="20"/>
          <w:szCs w:val="22"/>
        </w:rPr>
        <w:t xml:space="preserve">core </w:t>
      </w:r>
      <w:r w:rsidRPr="00431F4B">
        <w:rPr>
          <w:rFonts w:ascii="Calibri" w:hAnsi="Calibri" w:cs="Tahoma"/>
          <w:sz w:val="20"/>
          <w:szCs w:val="22"/>
        </w:rPr>
        <w:t>and interaction radii</w:t>
      </w:r>
      <w:r w:rsidR="00ED5ED3" w:rsidRPr="00431F4B">
        <w:rPr>
          <w:rFonts w:ascii="Calibri" w:hAnsi="Calibri" w:cs="Tahoma"/>
          <w:sz w:val="20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sSubPr>
          <m:e>
            <m:r>
              <w:rPr>
                <w:rFonts w:ascii="Cambria Math" w:hAnsi="Cambria Math" w:cs="Tahoma"/>
                <w:sz w:val="20"/>
                <w:szCs w:val="22"/>
              </w:rPr>
              <m:t>r</m:t>
            </m:r>
          </m:e>
          <m:sub>
            <m:r>
              <w:rPr>
                <w:rFonts w:ascii="Cambria Math" w:hAnsi="Cambria Math" w:cs="Tahoma"/>
                <w:sz w:val="20"/>
                <w:szCs w:val="22"/>
              </w:rPr>
              <m:t>HC</m:t>
            </m:r>
          </m:sub>
        </m:sSub>
      </m:oMath>
      <w:r w:rsidR="00ED5ED3" w:rsidRPr="00431F4B">
        <w:rPr>
          <w:rFonts w:ascii="Calibri" w:hAnsi="Calibri" w:cs="Tahoma"/>
          <w:sz w:val="20"/>
          <w:szCs w:val="22"/>
        </w:rPr>
        <w:t xml:space="preserve"> </w:t>
      </w:r>
      <w:r w:rsidRPr="00431F4B">
        <w:rPr>
          <w:rFonts w:ascii="Calibri" w:hAnsi="Calibri" w:cs="Tahoma"/>
          <w:sz w:val="20"/>
          <w:szCs w:val="22"/>
        </w:rPr>
        <w:t xml:space="preserve">and </w:t>
      </w:r>
      <m:oMath>
        <m:r>
          <w:rPr>
            <w:rFonts w:ascii="Cambria Math" w:hAnsi="Cambria Math" w:cs="Tahoma"/>
            <w:sz w:val="20"/>
            <w:szCs w:val="22"/>
          </w:rPr>
          <m:t>R</m:t>
        </m:r>
      </m:oMath>
      <w:ins w:id="33" w:author="Guido Tiana" w:date="2013-08-07T15:08:00Z">
        <w:r w:rsidR="00E040BD">
          <w:rPr>
            <w:rFonts w:ascii="Calibri" w:hAnsi="Calibri" w:cs="Tahoma"/>
            <w:sz w:val="20"/>
            <w:szCs w:val="22"/>
          </w:rPr>
          <w:t xml:space="preserve">, we have </w:t>
        </w:r>
      </w:ins>
      <w:ins w:id="34" w:author="Guido Tiana" w:date="2013-08-07T15:10:00Z">
        <w:r w:rsidR="00E040BD">
          <w:rPr>
            <w:rFonts w:ascii="Calibri" w:hAnsi="Calibri" w:cs="Tahoma"/>
            <w:sz w:val="20"/>
            <w:szCs w:val="22"/>
          </w:rPr>
          <w:t>carried out a</w:t>
        </w:r>
      </w:ins>
      <w:ins w:id="35" w:author="Guido Tiana" w:date="2013-08-07T15:16:00Z">
        <w:r w:rsidR="00A8695F">
          <w:rPr>
            <w:rFonts w:ascii="Calibri" w:hAnsi="Calibri" w:cs="Tahoma"/>
            <w:sz w:val="20"/>
            <w:szCs w:val="22"/>
          </w:rPr>
          <w:t>n iterative</w:t>
        </w:r>
      </w:ins>
      <w:ins w:id="36" w:author="Guido Tiana" w:date="2013-08-07T15:10:00Z">
        <w:r w:rsidR="00E040BD">
          <w:rPr>
            <w:rFonts w:ascii="Calibri" w:hAnsi="Calibri" w:cs="Tahoma"/>
            <w:sz w:val="20"/>
            <w:szCs w:val="22"/>
          </w:rPr>
          <w:t xml:space="preserve"> Monte Carlo simulation to </w:t>
        </w:r>
      </w:ins>
      <w:ins w:id="37" w:author="Guido Tiana" w:date="2013-08-07T15:08:00Z">
        <w:r w:rsidR="00E040BD">
          <w:rPr>
            <w:rFonts w:ascii="Calibri" w:hAnsi="Calibri" w:cs="Tahoma"/>
            <w:sz w:val="20"/>
            <w:szCs w:val="22"/>
          </w:rPr>
          <w:t xml:space="preserve">optimize the matrix of interaction energies </w:t>
        </w:r>
        <w:r w:rsidR="00E040BD" w:rsidRPr="00E040BD">
          <w:rPr>
            <w:rFonts w:ascii="Calibri" w:hAnsi="Calibri" w:cs="Tahoma"/>
            <w:i/>
            <w:sz w:val="20"/>
            <w:szCs w:val="22"/>
          </w:rPr>
          <w:t>B</w:t>
        </w:r>
        <w:r w:rsidR="00E040BD" w:rsidRPr="00E040BD">
          <w:rPr>
            <w:rFonts w:ascii="Calibri" w:hAnsi="Calibri" w:cs="Tahoma"/>
            <w:i/>
            <w:sz w:val="20"/>
            <w:szCs w:val="22"/>
            <w:vertAlign w:val="subscript"/>
          </w:rPr>
          <w:t>ij</w:t>
        </w:r>
      </w:ins>
      <w:ins w:id="38" w:author="Luca Giorgetti" w:date="2013-11-14T10:26:00Z">
        <w:r w:rsidR="00713119">
          <w:rPr>
            <w:rFonts w:ascii="Calibri" w:hAnsi="Calibri" w:cs="Tahoma"/>
            <w:sz w:val="20"/>
            <w:szCs w:val="22"/>
          </w:rPr>
          <w:t>.</w:t>
        </w:r>
      </w:ins>
      <w:ins w:id="39" w:author="Guido Tiana" w:date="2013-08-07T15:08:00Z">
        <w:del w:id="40" w:author="Luca Giorgetti" w:date="2013-11-14T10:26:00Z">
          <w:r w:rsidR="00E040BD" w:rsidRPr="00E040BD" w:rsidDel="00713119">
            <w:rPr>
              <w:rFonts w:ascii="Calibri" w:hAnsi="Calibri" w:cs="Tahoma"/>
              <w:sz w:val="20"/>
              <w:szCs w:val="22"/>
            </w:rPr>
            <w:delText>,</w:delText>
          </w:r>
        </w:del>
      </w:ins>
      <w:r w:rsidR="00D91B9E" w:rsidRPr="00431F4B">
        <w:rPr>
          <w:rFonts w:ascii="Calibri" w:hAnsi="Calibri" w:cs="Tahoma"/>
          <w:sz w:val="20"/>
          <w:szCs w:val="22"/>
        </w:rPr>
        <w:t xml:space="preserve"> </w:t>
      </w:r>
      <w:ins w:id="41" w:author="Guido Tiana" w:date="2013-08-07T15:09:00Z">
        <w:del w:id="42" w:author="Luca Giorgetti" w:date="2013-11-14T10:26:00Z">
          <w:r w:rsidR="00E040BD" w:rsidDel="00713119">
            <w:rPr>
              <w:rFonts w:ascii="Calibri" w:hAnsi="Calibri" w:cs="Tahoma"/>
              <w:sz w:val="20"/>
              <w:szCs w:val="22"/>
            </w:rPr>
            <w:delText>choosing the o</w:delText>
          </w:r>
        </w:del>
      </w:ins>
      <w:ins w:id="43" w:author="Luca Giorgetti" w:date="2013-11-14T10:26:00Z">
        <w:r w:rsidR="00713119">
          <w:rPr>
            <w:rFonts w:ascii="Calibri" w:hAnsi="Calibri" w:cs="Tahoma"/>
            <w:sz w:val="20"/>
            <w:szCs w:val="22"/>
          </w:rPr>
          <w:t>O</w:t>
        </w:r>
      </w:ins>
      <w:ins w:id="44" w:author="Guido Tiana" w:date="2013-08-07T15:09:00Z">
        <w:r w:rsidR="00E040BD">
          <w:rPr>
            <w:rFonts w:ascii="Calibri" w:hAnsi="Calibri" w:cs="Tahoma"/>
            <w:sz w:val="20"/>
            <w:szCs w:val="22"/>
          </w:rPr>
          <w:t xml:space="preserve">ptimal values of </w:t>
        </w:r>
        <m:oMath>
          <m:sSub>
            <m:sSubPr>
              <m:ctrlPr>
                <w:rPr>
                  <w:rFonts w:ascii="Cambria Math" w:hAnsi="Cambria Math" w:cs="Tahoma"/>
                  <w:i/>
                  <w:sz w:val="20"/>
                  <w:szCs w:val="22"/>
                </w:rPr>
              </m:ctrlPr>
            </m:sSubPr>
            <m:e>
              <m:r>
                <w:rPr>
                  <w:rFonts w:ascii="Cambria Math" w:hAnsi="Cambria Math" w:cs="Tahoma"/>
                  <w:sz w:val="20"/>
                  <w:szCs w:val="22"/>
                </w:rPr>
                <m:t>r</m:t>
              </m:r>
            </m:e>
            <m:sub>
              <m:r>
                <w:rPr>
                  <w:rFonts w:ascii="Cambria Math" w:hAnsi="Cambria Math" w:cs="Tahoma"/>
                  <w:sz w:val="20"/>
                  <w:szCs w:val="22"/>
                </w:rPr>
                <m:t>HC</m:t>
              </m:r>
            </m:sub>
          </m:sSub>
        </m:oMath>
        <w:r w:rsidR="00E040BD" w:rsidRPr="00431F4B">
          <w:rPr>
            <w:rFonts w:ascii="Calibri" w:hAnsi="Calibri" w:cs="Tahoma"/>
            <w:sz w:val="20"/>
            <w:szCs w:val="22"/>
          </w:rPr>
          <w:t xml:space="preserve"> and </w:t>
        </w:r>
        <m:oMath>
          <m:r>
            <w:rPr>
              <w:rFonts w:ascii="Cambria Math" w:hAnsi="Cambria Math" w:cs="Tahoma"/>
              <w:sz w:val="20"/>
              <w:szCs w:val="22"/>
            </w:rPr>
            <m:t>R</m:t>
          </m:r>
        </m:oMath>
        <w:r w:rsidR="00E040BD">
          <w:rPr>
            <w:rFonts w:ascii="Calibri" w:hAnsi="Calibri" w:cs="Tahoma"/>
            <w:sz w:val="20"/>
            <w:szCs w:val="22"/>
          </w:rPr>
          <w:t xml:space="preserve"> </w:t>
        </w:r>
      </w:ins>
      <w:ins w:id="45" w:author="Luca Giorgetti" w:date="2013-11-14T10:26:00Z">
        <w:r w:rsidR="00713119">
          <w:rPr>
            <w:rFonts w:ascii="Calibri" w:hAnsi="Calibri" w:cs="Tahoma"/>
            <w:sz w:val="20"/>
            <w:szCs w:val="22"/>
          </w:rPr>
          <w:t xml:space="preserve">were selected </w:t>
        </w:r>
      </w:ins>
      <w:ins w:id="46" w:author="Guido Tiana" w:date="2013-08-07T15:09:00Z">
        <w:r w:rsidR="00E040BD">
          <w:rPr>
            <w:rFonts w:ascii="Calibri" w:hAnsi="Calibri" w:cs="Tahoma"/>
            <w:i/>
            <w:sz w:val="20"/>
            <w:szCs w:val="22"/>
          </w:rPr>
          <w:t xml:space="preserve">a posteriori </w:t>
        </w:r>
      </w:ins>
      <w:ins w:id="47" w:author="Luca Giorgetti" w:date="2013-11-14T10:26:00Z">
        <w:r w:rsidR="00713119">
          <w:rPr>
            <w:rFonts w:ascii="Calibri" w:hAnsi="Calibri" w:cs="Tahoma"/>
            <w:sz w:val="20"/>
            <w:szCs w:val="22"/>
          </w:rPr>
          <w:t xml:space="preserve">after comparison with DNA FISH </w:t>
        </w:r>
      </w:ins>
      <w:del w:id="48" w:author="Guido Tiana" w:date="2013-08-07T15:08:00Z">
        <w:r w:rsidR="00D91B9E" w:rsidRPr="00431F4B" w:rsidDel="00E040BD">
          <w:rPr>
            <w:rFonts w:ascii="Calibri" w:hAnsi="Calibri" w:cs="Tahoma"/>
            <w:sz w:val="20"/>
            <w:szCs w:val="22"/>
          </w:rPr>
          <w:delText xml:space="preserve">in the Monte Carlo simulations, as they determine the basic physical properties of the polymer chain. </w:delText>
        </w:r>
        <w:r w:rsidR="00993F1C" w:rsidRPr="00431F4B" w:rsidDel="00E040BD">
          <w:rPr>
            <w:rFonts w:ascii="Calibri" w:hAnsi="Calibri" w:cs="Tahoma"/>
            <w:sz w:val="20"/>
            <w:szCs w:val="22"/>
          </w:rPr>
          <w:delText xml:space="preserve">However in </w:delText>
        </w:r>
        <w:r w:rsidR="001D7940" w:rsidRPr="00431F4B" w:rsidDel="00E040BD">
          <w:rPr>
            <w:rFonts w:ascii="Calibri" w:hAnsi="Calibri" w:cs="Tahoma"/>
            <w:sz w:val="20"/>
            <w:szCs w:val="22"/>
          </w:rPr>
          <w:delText xml:space="preserve">the absence of experimental evidence in favour of any particular </w:delText>
        </w:r>
        <w:r w:rsidR="0064706D" w:rsidRPr="00431F4B" w:rsidDel="00E040BD">
          <w:rPr>
            <w:rFonts w:ascii="Calibri" w:hAnsi="Calibri" w:cs="Tahoma"/>
            <w:sz w:val="20"/>
            <w:szCs w:val="22"/>
          </w:rPr>
          <w:delText xml:space="preserve">values, we opted for an unbiased approach and performed </w:delText>
        </w:r>
        <w:r w:rsidR="00BF28B3" w:rsidRPr="00431F4B" w:rsidDel="00E040BD">
          <w:rPr>
            <w:rFonts w:ascii="Calibri" w:hAnsi="Calibri" w:cs="Tahoma"/>
            <w:sz w:val="20"/>
            <w:szCs w:val="22"/>
          </w:rPr>
          <w:delText xml:space="preserve">Monte Carlo simulations of fibres </w:delText>
        </w:r>
        <w:r w:rsidR="008F71FC" w:rsidRPr="00431F4B" w:rsidDel="00E040BD">
          <w:rPr>
            <w:rFonts w:ascii="Calibri" w:hAnsi="Calibri" w:cs="Tahoma"/>
            <w:sz w:val="20"/>
            <w:szCs w:val="22"/>
          </w:rPr>
          <w:delText xml:space="preserve">characterized by </w:delText>
        </w:r>
        <w:r w:rsidR="0064706D" w:rsidRPr="00431F4B" w:rsidDel="00E040BD">
          <w:rPr>
            <w:rFonts w:ascii="Calibri" w:hAnsi="Calibri" w:cs="Tahoma"/>
            <w:sz w:val="20"/>
            <w:szCs w:val="22"/>
          </w:rPr>
          <w:delText>several different combination</w:delText>
        </w:r>
        <w:r w:rsidR="00A269E1" w:rsidRPr="00431F4B" w:rsidDel="00E040BD">
          <w:rPr>
            <w:rFonts w:ascii="Calibri" w:hAnsi="Calibri" w:cs="Tahoma"/>
            <w:sz w:val="20"/>
            <w:szCs w:val="22"/>
          </w:rPr>
          <w:delText xml:space="preserve">s of these two parameters </w:delText>
        </w:r>
      </w:del>
      <w:r w:rsidR="00A269E1" w:rsidRPr="00431F4B">
        <w:rPr>
          <w:rFonts w:ascii="Calibri" w:hAnsi="Calibri" w:cs="Tahoma"/>
          <w:sz w:val="20"/>
          <w:szCs w:val="22"/>
        </w:rPr>
        <w:t xml:space="preserve">(see </w:t>
      </w:r>
      <w:del w:id="49" w:author="Guido Tiana" w:date="2013-08-07T15:10:00Z">
        <w:r w:rsidR="00E07696" w:rsidDel="00E040BD">
          <w:rPr>
            <w:rFonts w:ascii="Calibri" w:hAnsi="Calibri" w:cs="Tahoma"/>
            <w:sz w:val="20"/>
            <w:szCs w:val="22"/>
          </w:rPr>
          <w:delText xml:space="preserve">also </w:delText>
        </w:r>
      </w:del>
      <w:r w:rsidR="00E07696" w:rsidRPr="00E07696">
        <w:rPr>
          <w:rFonts w:ascii="Calibri" w:hAnsi="Calibri" w:cs="Tahoma"/>
          <w:b/>
          <w:sz w:val="20"/>
          <w:szCs w:val="22"/>
        </w:rPr>
        <w:t>Supplementary Figure 2</w:t>
      </w:r>
      <w:r w:rsidR="00A269E1" w:rsidRPr="00431F4B">
        <w:rPr>
          <w:rFonts w:ascii="Calibri" w:hAnsi="Calibri" w:cs="Tahoma"/>
          <w:sz w:val="20"/>
          <w:szCs w:val="22"/>
        </w:rPr>
        <w:t>).</w:t>
      </w:r>
      <w:commentRangeEnd w:id="28"/>
      <w:r w:rsidR="00EB0640">
        <w:rPr>
          <w:rStyle w:val="CommentReference"/>
        </w:rPr>
        <w:commentReference w:id="28"/>
      </w:r>
    </w:p>
    <w:p w14:paraId="71501E20" w14:textId="658060EF" w:rsidR="00565EA3" w:rsidRPr="00431F4B" w:rsidRDefault="00E02B90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In each simulation, </w:t>
      </w:r>
      <w:r w:rsidR="009F2A50" w:rsidRPr="00431F4B">
        <w:rPr>
          <w:rFonts w:ascii="Calibri" w:hAnsi="Calibri" w:cs="Tahoma"/>
          <w:sz w:val="20"/>
          <w:szCs w:val="22"/>
        </w:rPr>
        <w:t xml:space="preserve">the elements of the symmetric matrix </w:t>
      </w:r>
      <w:r w:rsidR="00CF4C66" w:rsidRPr="00431F4B">
        <w:rPr>
          <w:rFonts w:ascii="Calibri" w:hAnsi="Calibri" w:cs="Tahoma"/>
          <w:sz w:val="20"/>
          <w:szCs w:val="22"/>
        </w:rPr>
        <w:t xml:space="preserve">of potentials </w:t>
      </w:r>
      <w:r w:rsidR="009F2A50" w:rsidRPr="00431F4B">
        <w:rPr>
          <w:rFonts w:ascii="Calibri" w:hAnsi="Calibri" w:cs="Tahoma"/>
          <w:i/>
          <w:sz w:val="20"/>
          <w:szCs w:val="22"/>
        </w:rPr>
        <w:t>B</w:t>
      </w:r>
      <w:r w:rsidR="009F2A50" w:rsidRPr="00431F4B">
        <w:rPr>
          <w:rFonts w:ascii="Calibri" w:hAnsi="Calibri" w:cs="Tahoma"/>
          <w:i/>
          <w:sz w:val="20"/>
          <w:szCs w:val="22"/>
          <w:vertAlign w:val="subscript"/>
        </w:rPr>
        <w:t>ij</w:t>
      </w:r>
      <w:r w:rsidR="009F2A50" w:rsidRPr="00431F4B">
        <w:rPr>
          <w:rFonts w:ascii="Calibri" w:hAnsi="Calibri" w:cs="Tahoma"/>
          <w:sz w:val="20"/>
          <w:szCs w:val="22"/>
        </w:rPr>
        <w:t xml:space="preserve"> were determined </w:t>
      </w:r>
      <w:r w:rsidR="009549B1">
        <w:rPr>
          <w:rFonts w:ascii="Calibri" w:hAnsi="Calibri" w:cs="Tahoma"/>
          <w:sz w:val="20"/>
          <w:szCs w:val="22"/>
        </w:rPr>
        <w:t xml:space="preserve">by </w:t>
      </w:r>
      <w:r w:rsidR="009F2A50" w:rsidRPr="00431F4B">
        <w:rPr>
          <w:rFonts w:ascii="Calibri" w:hAnsi="Calibri" w:cs="Tahoma"/>
          <w:sz w:val="20"/>
          <w:szCs w:val="22"/>
        </w:rPr>
        <w:t xml:space="preserve">minimizing </w:t>
      </w:r>
      <w:r w:rsidR="0080484F" w:rsidRPr="00431F4B">
        <w:rPr>
          <w:rFonts w:ascii="Calibri" w:hAnsi="Calibri" w:cs="Tahoma"/>
          <w:sz w:val="20"/>
          <w:szCs w:val="22"/>
        </w:rPr>
        <w:t xml:space="preserve">the </w:t>
      </w:r>
      <w:r w:rsidR="0080484F" w:rsidRPr="00431F4B">
        <w:rPr>
          <w:rFonts w:ascii="Calibri" w:hAnsi="Calibri" w:cs="Tahoma"/>
          <w:i/>
          <w:sz w:val="20"/>
          <w:szCs w:val="22"/>
        </w:rPr>
        <w:sym w:font="Symbol" w:char="F063"/>
      </w:r>
      <w:r w:rsidR="0080484F" w:rsidRPr="00431F4B">
        <w:rPr>
          <w:rFonts w:ascii="Calibri" w:hAnsi="Calibri" w:cs="Tahoma"/>
          <w:i/>
          <w:sz w:val="20"/>
          <w:szCs w:val="22"/>
          <w:vertAlign w:val="superscript"/>
        </w:rPr>
        <w:t>2</w:t>
      </w:r>
      <w:r w:rsidR="0080484F" w:rsidRPr="00431F4B">
        <w:rPr>
          <w:rFonts w:ascii="Calibri" w:hAnsi="Calibri" w:cs="Tahoma"/>
          <w:sz w:val="20"/>
          <w:szCs w:val="22"/>
        </w:rPr>
        <w:t xml:space="preserve"> between</w:t>
      </w:r>
      <w:r w:rsidR="0051119E" w:rsidRPr="00431F4B">
        <w:rPr>
          <w:rFonts w:ascii="Calibri" w:hAnsi="Calibri" w:cs="Tahoma"/>
          <w:sz w:val="20"/>
          <w:szCs w:val="22"/>
        </w:rPr>
        <w:t xml:space="preserve"> the probabilities </w:t>
      </w:r>
      <m:oMath>
        <m:sSub>
          <m:sSub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sSubPr>
          <m:e>
            <m:r>
              <w:rPr>
                <w:rFonts w:ascii="Cambria Math" w:hAnsi="Cambria Math" w:cs="Tahoma"/>
                <w:sz w:val="20"/>
                <w:szCs w:val="22"/>
              </w:rPr>
              <m:t>p</m:t>
            </m:r>
          </m:e>
          <m:sub>
            <m:r>
              <w:rPr>
                <w:rFonts w:ascii="Cambria Math" w:hAnsi="Cambria Math" w:cs="Tahoma"/>
                <w:sz w:val="20"/>
                <w:szCs w:val="22"/>
              </w:rPr>
              <m:t>5C</m:t>
            </m:r>
          </m:sub>
        </m:sSub>
      </m:oMath>
      <w:r w:rsidR="002D5083">
        <w:rPr>
          <w:rFonts w:ascii="Calibri" w:hAnsi="Calibri" w:cs="Tahoma"/>
          <w:sz w:val="20"/>
          <w:szCs w:val="22"/>
        </w:rPr>
        <w:t xml:space="preserve"> </w:t>
      </w:r>
      <w:r w:rsidR="00BC77D4">
        <w:rPr>
          <w:rFonts w:ascii="Calibri" w:hAnsi="Calibri" w:cs="Tahoma"/>
          <w:sz w:val="20"/>
          <w:szCs w:val="22"/>
        </w:rPr>
        <w:t>(</w:t>
      </w:r>
      <w:r w:rsidR="0051119E" w:rsidRPr="00431F4B">
        <w:rPr>
          <w:rFonts w:ascii="Calibri" w:hAnsi="Calibri" w:cs="Tahoma"/>
          <w:sz w:val="20"/>
          <w:szCs w:val="22"/>
        </w:rPr>
        <w:t xml:space="preserve">obtained </w:t>
      </w:r>
      <w:r w:rsidR="00052B77" w:rsidRPr="00431F4B">
        <w:rPr>
          <w:rFonts w:ascii="Calibri" w:hAnsi="Calibri" w:cs="Tahoma"/>
          <w:sz w:val="20"/>
          <w:szCs w:val="22"/>
        </w:rPr>
        <w:t>from</w:t>
      </w:r>
      <w:r w:rsidR="0051119E" w:rsidRPr="00431F4B">
        <w:rPr>
          <w:rFonts w:ascii="Calibri" w:hAnsi="Calibri" w:cs="Tahoma"/>
          <w:sz w:val="20"/>
          <w:szCs w:val="22"/>
        </w:rPr>
        <w:t xml:space="preserve"> the experimental 5C counts through Eq. 1</w:t>
      </w:r>
      <w:r w:rsidR="00BC77D4">
        <w:rPr>
          <w:rFonts w:ascii="Calibri" w:hAnsi="Calibri" w:cs="Tahoma"/>
          <w:sz w:val="20"/>
          <w:szCs w:val="22"/>
        </w:rPr>
        <w:t>)</w:t>
      </w:r>
      <w:r w:rsidR="0051119E" w:rsidRPr="00431F4B">
        <w:rPr>
          <w:rFonts w:ascii="Calibri" w:hAnsi="Calibri" w:cs="Tahoma"/>
          <w:sz w:val="20"/>
          <w:szCs w:val="22"/>
        </w:rPr>
        <w:t xml:space="preserve"> and the equilibrium </w:t>
      </w:r>
      <w:r w:rsidR="00B031D6" w:rsidRPr="00431F4B">
        <w:rPr>
          <w:rFonts w:ascii="Calibri" w:hAnsi="Calibri" w:cs="Tahoma"/>
          <w:sz w:val="20"/>
          <w:szCs w:val="22"/>
        </w:rPr>
        <w:t xml:space="preserve">contact </w:t>
      </w:r>
      <w:r w:rsidR="0051119E" w:rsidRPr="00431F4B">
        <w:rPr>
          <w:rFonts w:ascii="Calibri" w:hAnsi="Calibri" w:cs="Tahoma"/>
          <w:sz w:val="20"/>
          <w:szCs w:val="22"/>
        </w:rPr>
        <w:t xml:space="preserve">probabilities </w:t>
      </w:r>
      <w:r w:rsidR="00B031D6" w:rsidRPr="007722CC">
        <w:rPr>
          <w:rFonts w:ascii="Cambria Math" w:hAnsi="Cambria Math" w:cs="Tahoma"/>
          <w:i/>
          <w:sz w:val="20"/>
          <w:szCs w:val="22"/>
        </w:rPr>
        <w:t>p</w:t>
      </w:r>
      <w:r w:rsidR="00B031D6" w:rsidRPr="00431F4B">
        <w:rPr>
          <w:rFonts w:ascii="Calibri" w:hAnsi="Calibri" w:cs="Tahoma"/>
          <w:i/>
          <w:sz w:val="20"/>
          <w:szCs w:val="22"/>
          <w:vertAlign w:val="subscript"/>
        </w:rPr>
        <w:t xml:space="preserve"> </w:t>
      </w:r>
      <w:r w:rsidR="00B031D6" w:rsidRPr="00431F4B">
        <w:rPr>
          <w:rFonts w:ascii="Calibri" w:hAnsi="Calibri" w:cs="Tahoma"/>
          <w:sz w:val="20"/>
          <w:szCs w:val="22"/>
        </w:rPr>
        <w:t>calculated from the model</w:t>
      </w:r>
      <w:r w:rsidR="00ED63D7">
        <w:rPr>
          <w:rFonts w:ascii="Calibri" w:hAnsi="Calibri" w:cs="Tahoma"/>
          <w:sz w:val="20"/>
          <w:szCs w:val="22"/>
        </w:rPr>
        <w:t>:</w:t>
      </w:r>
    </w:p>
    <w:p w14:paraId="78159239" w14:textId="77777777" w:rsidR="00B06AF8" w:rsidRPr="00431F4B" w:rsidRDefault="00B06AF8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p w14:paraId="29A0A9A9" w14:textId="7C083E45" w:rsidR="00F90C9F" w:rsidRPr="009319ED" w:rsidRDefault="00E5109A" w:rsidP="00DE500D">
      <w:pPr>
        <w:spacing w:after="0" w:line="276" w:lineRule="auto"/>
        <w:ind w:firstLine="227"/>
        <w:jc w:val="right"/>
        <w:rPr>
          <w:rFonts w:ascii="Calibri" w:hAnsi="Calibri" w:cs="Tahoma"/>
          <w:sz w:val="20"/>
          <w:szCs w:val="22"/>
        </w:rPr>
      </w:pPr>
      <w:r w:rsidRPr="009319ED">
        <w:rPr>
          <w:rFonts w:ascii="Calibri" w:hAnsi="Calibri" w:cs="Tahoma"/>
          <w:szCs w:val="22"/>
        </w:rPr>
        <w:tab/>
      </w:r>
      <m:oMath>
        <m:sSup>
          <m:sSupPr>
            <m:ctrlPr>
              <w:rPr>
                <w:rFonts w:ascii="Cambria Math" w:hAnsi="Cambria Math" w:cs="Tahoma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Tahoma"/>
                <w:sz w:val="22"/>
                <w:szCs w:val="22"/>
              </w:rPr>
              <m:t>χ</m:t>
            </m:r>
          </m:e>
          <m:sup>
            <m:r>
              <w:rPr>
                <w:rFonts w:ascii="Cambria Math" w:hAnsi="Cambria Math" w:cs="Tahoma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Tahoma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ahoma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Tahoma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Tahoma"/>
                <w:sz w:val="22"/>
                <w:szCs w:val="22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 w:cs="Tahoma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Tahoma"/>
                <w:sz w:val="22"/>
                <w:szCs w:val="22"/>
              </w:rPr>
              <m:t>ijkl</m:t>
            </m:r>
          </m:sub>
          <m:sup/>
          <m:e>
            <m:sSub>
              <m:sSubPr>
                <m:ctrlPr>
                  <w:rPr>
                    <w:rFonts w:ascii="Cambria Math" w:hAnsi="Cambria Math" w:cs="Tahoma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Tahoma"/>
                    <w:sz w:val="22"/>
                    <w:szCs w:val="22"/>
                  </w:rPr>
                  <m:t>θ</m:t>
                </m:r>
              </m:e>
              <m:sub>
                <m:r>
                  <w:rPr>
                    <w:rFonts w:ascii="Cambria Math" w:hAnsi="Cambria Math" w:cs="Tahoma"/>
                    <w:sz w:val="22"/>
                    <w:szCs w:val="22"/>
                  </w:rPr>
                  <m:t>ijkl</m:t>
                </m:r>
              </m:sub>
            </m:sSub>
            <m:f>
              <m:fPr>
                <m:ctrlPr>
                  <w:rPr>
                    <w:rFonts w:ascii="Cambria Math" w:hAnsi="Cambria Math" w:cs="Tahoma"/>
                    <w:i/>
                    <w:sz w:val="22"/>
                    <w:szCs w:val="2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ahoma"/>
                        <w:i/>
                        <w:sz w:val="22"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ahoma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ahoma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ahoma"/>
                                <w:sz w:val="22"/>
                                <w:szCs w:val="2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ahoma"/>
                                <w:sz w:val="22"/>
                                <w:szCs w:val="22"/>
                              </w:rPr>
                              <m:t>5C</m:t>
                            </m:r>
                          </m:sub>
                        </m:sSub>
                        <m:r>
                          <w:rPr>
                            <w:rFonts w:ascii="Cambria Math" w:hAnsi="Cambria Math" w:cs="Tahoma"/>
                            <w:sz w:val="22"/>
                            <w:szCs w:val="22"/>
                          </w:rPr>
                          <m:t>(i,j;h,k)-p(i,j;h,k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ahoma"/>
                        <w:sz w:val="22"/>
                        <w:szCs w:val="22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ahoma"/>
                    <w:sz w:val="22"/>
                    <w:szCs w:val="22"/>
                  </w:rPr>
                  <m:t>σ(i,j;h,k)</m:t>
                </m:r>
              </m:den>
            </m:f>
          </m:e>
        </m:nary>
      </m:oMath>
      <w:r w:rsidR="009319ED">
        <w:rPr>
          <w:rFonts w:ascii="Calibri" w:hAnsi="Calibri" w:cs="Tahoma"/>
          <w:szCs w:val="22"/>
        </w:rPr>
        <w:t xml:space="preserve">  </w:t>
      </w:r>
      <w:ins w:id="50" w:author="Guido Tiana" w:date="2013-08-07T15:13:00Z">
        <w:r w:rsidR="007E7158">
          <w:rPr>
            <w:rFonts w:ascii="Calibri" w:hAnsi="Calibri" w:cs="Tahoma"/>
            <w:szCs w:val="22"/>
          </w:rPr>
          <w:t>,</w:t>
        </w:r>
      </w:ins>
      <w:r w:rsidR="000542AE" w:rsidRPr="009319ED">
        <w:rPr>
          <w:rFonts w:ascii="Calibri" w:hAnsi="Calibri" w:cs="Tahoma"/>
          <w:szCs w:val="22"/>
        </w:rPr>
        <w:tab/>
      </w:r>
      <w:r w:rsidR="000542AE" w:rsidRPr="009319ED">
        <w:rPr>
          <w:rFonts w:ascii="Calibri" w:hAnsi="Calibri" w:cs="Tahoma"/>
          <w:szCs w:val="22"/>
        </w:rPr>
        <w:tab/>
      </w:r>
      <w:r w:rsidR="009319ED">
        <w:rPr>
          <w:rFonts w:ascii="Calibri" w:hAnsi="Calibri" w:cs="Tahoma"/>
          <w:szCs w:val="22"/>
        </w:rPr>
        <w:t xml:space="preserve">    </w:t>
      </w:r>
      <w:r w:rsidR="00832349">
        <w:rPr>
          <w:rFonts w:ascii="Calibri" w:hAnsi="Calibri" w:cs="Tahoma"/>
          <w:szCs w:val="22"/>
        </w:rPr>
        <w:t xml:space="preserve">    </w:t>
      </w:r>
      <w:r w:rsidR="00832349">
        <w:rPr>
          <w:rFonts w:ascii="Calibri" w:hAnsi="Calibri" w:cs="Tahoma"/>
          <w:szCs w:val="22"/>
        </w:rPr>
        <w:tab/>
        <w:t xml:space="preserve"> </w:t>
      </w:r>
      <w:r w:rsidR="009319ED">
        <w:rPr>
          <w:rFonts w:ascii="Calibri" w:hAnsi="Calibri" w:cs="Tahoma"/>
          <w:szCs w:val="22"/>
        </w:rPr>
        <w:t xml:space="preserve">  </w:t>
      </w:r>
      <w:r w:rsidR="00DE500D">
        <w:rPr>
          <w:rFonts w:ascii="Calibri" w:hAnsi="Calibri" w:cs="Tahoma"/>
          <w:sz w:val="20"/>
          <w:szCs w:val="22"/>
        </w:rPr>
        <w:t>(</w:t>
      </w:r>
      <w:r w:rsidR="002D5083" w:rsidRPr="009319ED">
        <w:rPr>
          <w:rFonts w:ascii="Calibri" w:hAnsi="Calibri" w:cs="Tahoma"/>
          <w:sz w:val="20"/>
          <w:szCs w:val="22"/>
        </w:rPr>
        <w:t>2)</w:t>
      </w:r>
    </w:p>
    <w:p w14:paraId="6E979BA6" w14:textId="77777777" w:rsidR="00B06AF8" w:rsidRPr="00431F4B" w:rsidRDefault="00B06AF8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p w14:paraId="139991F0" w14:textId="5606D997" w:rsidR="009B0942" w:rsidRDefault="009B0942" w:rsidP="0025094F">
      <w:pPr>
        <w:spacing w:after="0" w:line="276" w:lineRule="auto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>where</w:t>
      </w:r>
      <w:r w:rsidR="00E5109A" w:rsidRPr="00431F4B">
        <w:rPr>
          <w:rFonts w:ascii="Calibri" w:hAnsi="Calibri" w:cs="Tahoma"/>
          <w:sz w:val="20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sSubPr>
          <m:e>
            <m:r>
              <w:rPr>
                <w:rFonts w:ascii="Cambria Math" w:hAnsi="Cambria Math" w:cs="Tahoma"/>
                <w:sz w:val="20"/>
                <w:szCs w:val="22"/>
              </w:rPr>
              <m:t>θ</m:t>
            </m:r>
          </m:e>
          <m:sub>
            <m:r>
              <w:rPr>
                <w:rFonts w:ascii="Cambria Math" w:hAnsi="Cambria Math" w:cs="Tahoma"/>
                <w:sz w:val="20"/>
                <w:szCs w:val="22"/>
              </w:rPr>
              <m:t>ijkl</m:t>
            </m:r>
          </m:sub>
        </m:sSub>
      </m:oMath>
      <w:r w:rsidR="00E5109A" w:rsidRPr="00431F4B">
        <w:rPr>
          <w:rFonts w:ascii="Calibri" w:hAnsi="Calibri" w:cs="Tahoma"/>
          <w:sz w:val="20"/>
          <w:szCs w:val="22"/>
        </w:rPr>
        <w:t xml:space="preserve">=1 if a 5C count is available for the associated </w:t>
      </w:r>
      <w:r w:rsidR="000F7ADA" w:rsidRPr="00431F4B">
        <w:rPr>
          <w:rFonts w:ascii="Calibri" w:hAnsi="Calibri" w:cs="Tahoma"/>
          <w:sz w:val="20"/>
          <w:szCs w:val="22"/>
        </w:rPr>
        <w:t>quartet</w:t>
      </w:r>
      <w:r w:rsidR="00806FF5" w:rsidRPr="00431F4B">
        <w:rPr>
          <w:rFonts w:ascii="Calibri" w:hAnsi="Calibri" w:cs="Tahoma"/>
          <w:sz w:val="20"/>
          <w:szCs w:val="22"/>
        </w:rPr>
        <w:t xml:space="preserve"> </w:t>
      </w:r>
      <w:ins w:id="51" w:author="Luca Giorgetti" w:date="2013-11-14T10:29:00Z">
        <m:oMath>
          <m:r>
            <w:rPr>
              <w:rFonts w:ascii="Cambria Math" w:hAnsi="Cambria Math" w:cs="Tahoma"/>
              <w:sz w:val="20"/>
              <w:szCs w:val="22"/>
            </w:rPr>
            <m:t>(</m:t>
          </m:r>
        </m:oMath>
      </w:ins>
      <w:ins w:id="52" w:author="Luca Giorgetti" w:date="2013-11-14T10:27:00Z">
        <m:oMath>
          <m:r>
            <w:rPr>
              <w:rFonts w:ascii="Cambria Math" w:hAnsi="Cambria Math" w:cs="Tahoma"/>
              <w:sz w:val="20"/>
              <w:szCs w:val="22"/>
            </w:rPr>
            <m:t>i,j;k,l)</m:t>
          </m:r>
        </m:oMath>
        <w:r w:rsidR="00195E57">
          <w:rPr>
            <w:rFonts w:ascii="Calibri" w:hAnsi="Calibri" w:cs="Tahoma"/>
            <w:sz w:val="20"/>
            <w:szCs w:val="22"/>
          </w:rPr>
          <w:t xml:space="preserve"> </w:t>
        </w:r>
      </w:ins>
      <w:r w:rsidR="00806FF5" w:rsidRPr="00431F4B">
        <w:rPr>
          <w:rFonts w:ascii="Calibri" w:hAnsi="Calibri" w:cs="Tahoma"/>
          <w:sz w:val="20"/>
          <w:szCs w:val="22"/>
        </w:rPr>
        <w:t xml:space="preserve">representing </w:t>
      </w:r>
      <w:ins w:id="53" w:author="Luca Giorgetti" w:date="2013-11-14T10:31:00Z">
        <w:r w:rsidR="00024A02">
          <w:rPr>
            <w:rFonts w:ascii="Calibri" w:hAnsi="Calibri" w:cs="Tahoma"/>
            <w:sz w:val="20"/>
            <w:szCs w:val="22"/>
          </w:rPr>
          <w:t xml:space="preserve">two segments along the chain (corresponding to </w:t>
        </w:r>
      </w:ins>
      <w:r w:rsidR="00806FF5" w:rsidRPr="00431F4B">
        <w:rPr>
          <w:rFonts w:ascii="Calibri" w:hAnsi="Calibri" w:cs="Tahoma"/>
          <w:sz w:val="20"/>
          <w:szCs w:val="22"/>
        </w:rPr>
        <w:t xml:space="preserve">a </w:t>
      </w:r>
      <w:r w:rsidR="002D6574" w:rsidRPr="00431F4B">
        <w:rPr>
          <w:rFonts w:ascii="Calibri" w:hAnsi="Calibri" w:cs="Tahoma"/>
          <w:sz w:val="20"/>
          <w:szCs w:val="22"/>
        </w:rPr>
        <w:t xml:space="preserve">pair of </w:t>
      </w:r>
      <w:r w:rsidR="00806FF5" w:rsidRPr="00431F4B">
        <w:rPr>
          <w:rFonts w:ascii="Calibri" w:hAnsi="Calibri" w:cs="Tahoma"/>
          <w:sz w:val="20"/>
          <w:szCs w:val="22"/>
        </w:rPr>
        <w:t>restriction fragment</w:t>
      </w:r>
      <w:r w:rsidR="002D6574" w:rsidRPr="00431F4B">
        <w:rPr>
          <w:rFonts w:ascii="Calibri" w:hAnsi="Calibri" w:cs="Tahoma"/>
          <w:sz w:val="20"/>
          <w:szCs w:val="22"/>
        </w:rPr>
        <w:t>s</w:t>
      </w:r>
      <w:ins w:id="54" w:author="Luca Giorgetti" w:date="2013-11-14T10:31:00Z">
        <w:r w:rsidR="00024A02">
          <w:rPr>
            <w:rFonts w:ascii="Calibri" w:hAnsi="Calibri" w:cs="Tahoma"/>
            <w:sz w:val="20"/>
            <w:szCs w:val="22"/>
          </w:rPr>
          <w:t>)</w:t>
        </w:r>
      </w:ins>
      <w:r w:rsidR="00E5109A" w:rsidRPr="00431F4B">
        <w:rPr>
          <w:rFonts w:ascii="Calibri" w:hAnsi="Calibri" w:cs="Tahoma"/>
          <w:sz w:val="20"/>
          <w:szCs w:val="22"/>
        </w:rPr>
        <w:t>, and zero otherwise</w:t>
      </w:r>
      <w:r w:rsidR="00043206" w:rsidRPr="00431F4B">
        <w:rPr>
          <w:rFonts w:ascii="Calibri" w:hAnsi="Calibri" w:cs="Tahoma"/>
          <w:sz w:val="20"/>
          <w:szCs w:val="22"/>
        </w:rPr>
        <w:t xml:space="preserve"> </w:t>
      </w:r>
      <w:r w:rsidR="00043206" w:rsidRPr="00533E1D">
        <w:rPr>
          <w:rStyle w:val="FootnoteReference"/>
        </w:rPr>
        <w:footnoteReference w:id="1"/>
      </w:r>
      <w:r w:rsidR="00E5109A" w:rsidRPr="00431F4B">
        <w:rPr>
          <w:rFonts w:ascii="Calibri" w:hAnsi="Calibri" w:cs="Tahoma"/>
          <w:sz w:val="20"/>
          <w:szCs w:val="22"/>
        </w:rPr>
        <w:t>.</w:t>
      </w:r>
      <w:r w:rsidR="00EC2C8D" w:rsidRPr="00431F4B">
        <w:rPr>
          <w:rFonts w:ascii="Calibri" w:hAnsi="Calibri" w:cs="Tahoma"/>
          <w:sz w:val="20"/>
          <w:szCs w:val="22"/>
        </w:rPr>
        <w:t xml:space="preserve"> </w:t>
      </w:r>
      <m:oMath>
        <m:r>
          <w:rPr>
            <w:rFonts w:ascii="Cambria Math" w:hAnsi="Cambria Math" w:cs="Tahoma"/>
            <w:sz w:val="20"/>
            <w:szCs w:val="22"/>
          </w:rPr>
          <m:t>σ(i,j;h,k)</m:t>
        </m:r>
      </m:oMath>
      <w:r w:rsidR="00EC2C8D" w:rsidRPr="00431F4B">
        <w:rPr>
          <w:rFonts w:ascii="Calibri" w:hAnsi="Calibri" w:cs="Tahoma"/>
          <w:i/>
          <w:sz w:val="20"/>
          <w:szCs w:val="22"/>
          <w:vertAlign w:val="subscript"/>
        </w:rPr>
        <w:t xml:space="preserve"> </w:t>
      </w:r>
      <w:del w:id="55" w:author="Guido Tiana" w:date="2013-08-07T15:15:00Z">
        <w:r w:rsidR="007722CC" w:rsidDel="00A8695F">
          <w:rPr>
            <w:rFonts w:ascii="Calibri" w:hAnsi="Calibri" w:cs="Tahoma"/>
            <w:sz w:val="20"/>
            <w:szCs w:val="22"/>
          </w:rPr>
          <w:delText>represents</w:delText>
        </w:r>
        <w:r w:rsidR="00EC2C8D" w:rsidRPr="00431F4B" w:rsidDel="00A8695F">
          <w:rPr>
            <w:rFonts w:ascii="Calibri" w:hAnsi="Calibri" w:cs="Tahoma"/>
            <w:sz w:val="20"/>
            <w:szCs w:val="22"/>
          </w:rPr>
          <w:delText xml:space="preserve"> </w:delText>
        </w:r>
      </w:del>
      <w:ins w:id="56" w:author="Guido Tiana" w:date="2013-08-07T15:15:00Z">
        <w:r w:rsidR="00A8695F">
          <w:rPr>
            <w:rFonts w:ascii="Calibri" w:hAnsi="Calibri" w:cs="Tahoma"/>
            <w:sz w:val="20"/>
            <w:szCs w:val="22"/>
          </w:rPr>
          <w:t>is</w:t>
        </w:r>
        <w:r w:rsidR="00A8695F" w:rsidRPr="00431F4B">
          <w:rPr>
            <w:rFonts w:ascii="Calibri" w:hAnsi="Calibri" w:cs="Tahoma"/>
            <w:sz w:val="20"/>
            <w:szCs w:val="22"/>
          </w:rPr>
          <w:t xml:space="preserve"> </w:t>
        </w:r>
      </w:ins>
      <w:r w:rsidR="00EC2C8D" w:rsidRPr="00431F4B">
        <w:rPr>
          <w:rFonts w:ascii="Calibri" w:hAnsi="Calibri" w:cs="Tahoma"/>
          <w:sz w:val="20"/>
          <w:szCs w:val="22"/>
        </w:rPr>
        <w:t xml:space="preserve">the </w:t>
      </w:r>
      <w:r w:rsidR="00D603A8" w:rsidRPr="00431F4B">
        <w:rPr>
          <w:rFonts w:ascii="Calibri" w:hAnsi="Calibri" w:cs="Tahoma"/>
          <w:sz w:val="20"/>
          <w:szCs w:val="22"/>
        </w:rPr>
        <w:t xml:space="preserve">experimental </w:t>
      </w:r>
      <w:del w:id="57" w:author="Guido Tiana" w:date="2013-08-07T15:14:00Z">
        <w:r w:rsidR="007722CC" w:rsidDel="007E7158">
          <w:rPr>
            <w:rFonts w:ascii="Calibri" w:hAnsi="Calibri" w:cs="Tahoma"/>
            <w:sz w:val="20"/>
            <w:szCs w:val="22"/>
          </w:rPr>
          <w:delText>error</w:delText>
        </w:r>
      </w:del>
      <w:ins w:id="58" w:author="Guido Tiana" w:date="2013-08-07T15:14:00Z">
        <w:r w:rsidR="007E7158">
          <w:rPr>
            <w:rFonts w:ascii="Calibri" w:hAnsi="Calibri" w:cs="Tahoma"/>
            <w:sz w:val="20"/>
            <w:szCs w:val="22"/>
          </w:rPr>
          <w:t>precision</w:t>
        </w:r>
        <w:r w:rsidR="00A8695F">
          <w:rPr>
            <w:rFonts w:ascii="Calibri" w:hAnsi="Calibri" w:cs="Tahoma"/>
            <w:sz w:val="20"/>
            <w:szCs w:val="22"/>
          </w:rPr>
          <w:t xml:space="preserve"> of </w:t>
        </w:r>
        <w:r w:rsidR="00A8695F">
          <w:rPr>
            <w:rFonts w:ascii="Calibri" w:hAnsi="Calibri" w:cs="Tahoma"/>
            <w:i/>
            <w:sz w:val="20"/>
            <w:szCs w:val="22"/>
          </w:rPr>
          <w:t>p(i,j;h,k)</w:t>
        </w:r>
      </w:ins>
      <w:ins w:id="59" w:author="Guido Tiana" w:date="2013-08-07T15:13:00Z">
        <w:r w:rsidR="007E7158">
          <w:rPr>
            <w:rFonts w:ascii="Calibri" w:hAnsi="Calibri" w:cs="Tahoma"/>
            <w:sz w:val="20"/>
            <w:szCs w:val="22"/>
          </w:rPr>
          <w:t>, defined as the standard deviation between the counts in</w:t>
        </w:r>
      </w:ins>
      <w:r w:rsidR="007722CC">
        <w:rPr>
          <w:rFonts w:ascii="Calibri" w:hAnsi="Calibri" w:cs="Tahoma"/>
          <w:sz w:val="20"/>
          <w:szCs w:val="22"/>
        </w:rPr>
        <w:t xml:space="preserve"> </w:t>
      </w:r>
      <w:del w:id="60" w:author="Guido Tiana" w:date="2013-08-07T15:13:00Z">
        <w:r w:rsidR="00EC2C8D" w:rsidRPr="00431F4B" w:rsidDel="007E7158">
          <w:rPr>
            <w:rFonts w:ascii="Calibri" w:hAnsi="Calibri" w:cs="Tahoma"/>
            <w:sz w:val="20"/>
            <w:szCs w:val="22"/>
          </w:rPr>
          <w:delText xml:space="preserve">from </w:delText>
        </w:r>
      </w:del>
      <w:r w:rsidR="00EC2C8D" w:rsidRPr="00431F4B">
        <w:rPr>
          <w:rFonts w:ascii="Calibri" w:hAnsi="Calibri" w:cs="Tahoma"/>
          <w:sz w:val="20"/>
          <w:szCs w:val="22"/>
        </w:rPr>
        <w:t>the duplicate 5C experiment</w:t>
      </w:r>
      <w:ins w:id="61" w:author="Luca Giorgetti" w:date="2013-11-14T10:29:00Z">
        <w:r w:rsidR="0079107A">
          <w:rPr>
            <w:rFonts w:ascii="Calibri" w:hAnsi="Calibri" w:cs="Tahoma"/>
            <w:sz w:val="20"/>
            <w:szCs w:val="22"/>
          </w:rPr>
          <w:t>s</w:t>
        </w:r>
      </w:ins>
      <w:r w:rsidR="00792E45" w:rsidRPr="00431F4B">
        <w:rPr>
          <w:rFonts w:ascii="Calibri" w:hAnsi="Calibri" w:cs="Tahoma"/>
          <w:sz w:val="20"/>
          <w:szCs w:val="22"/>
        </w:rPr>
        <w:t xml:space="preserve">, </w:t>
      </w:r>
      <w:r w:rsidR="00EC2C8D" w:rsidRPr="00431F4B">
        <w:rPr>
          <w:rFonts w:ascii="Calibri" w:hAnsi="Calibri" w:cs="Tahoma"/>
          <w:sz w:val="20"/>
          <w:szCs w:val="22"/>
        </w:rPr>
        <w:t xml:space="preserve">normalized by </w:t>
      </w:r>
      <w:r w:rsidR="00EC2C8D" w:rsidRPr="00431F4B">
        <w:rPr>
          <w:rFonts w:ascii="Calibri" w:hAnsi="Calibri" w:cs="Tahoma"/>
          <w:i/>
          <w:sz w:val="20"/>
          <w:szCs w:val="22"/>
        </w:rPr>
        <w:t>Z</w:t>
      </w:r>
      <w:r w:rsidR="00EC2C8D" w:rsidRPr="00431F4B">
        <w:rPr>
          <w:rFonts w:ascii="Calibri" w:hAnsi="Calibri" w:cs="Tahoma"/>
          <w:sz w:val="20"/>
          <w:szCs w:val="22"/>
        </w:rPr>
        <w:t>.</w:t>
      </w:r>
      <w:r w:rsidR="009170D1" w:rsidRPr="00431F4B">
        <w:rPr>
          <w:rFonts w:ascii="Calibri" w:hAnsi="Calibri" w:cs="Tahoma"/>
          <w:sz w:val="20"/>
          <w:szCs w:val="22"/>
        </w:rPr>
        <w:t xml:space="preserve"> </w:t>
      </w:r>
      <w:r w:rsidR="004F568E">
        <w:rPr>
          <w:rFonts w:ascii="Calibri" w:hAnsi="Calibri" w:cs="Tahoma"/>
          <w:sz w:val="20"/>
          <w:szCs w:val="22"/>
        </w:rPr>
        <w:t>T</w:t>
      </w:r>
      <w:r w:rsidR="00780D6B" w:rsidRPr="00431F4B">
        <w:rPr>
          <w:rFonts w:ascii="Calibri" w:hAnsi="Calibri" w:cs="Tahoma"/>
          <w:sz w:val="20"/>
          <w:szCs w:val="22"/>
        </w:rPr>
        <w:t>otal number</w:t>
      </w:r>
      <w:r w:rsidR="00713DFF">
        <w:rPr>
          <w:rFonts w:ascii="Calibri" w:hAnsi="Calibri" w:cs="Tahoma"/>
          <w:sz w:val="20"/>
          <w:szCs w:val="22"/>
        </w:rPr>
        <w:t>s</w:t>
      </w:r>
      <w:r w:rsidR="00780D6B" w:rsidRPr="00431F4B">
        <w:rPr>
          <w:rFonts w:ascii="Calibri" w:hAnsi="Calibri" w:cs="Tahoma"/>
          <w:sz w:val="20"/>
          <w:szCs w:val="22"/>
        </w:rPr>
        <w:t xml:space="preserve"> of parameters optimized in each Monte Carlo run is 8758 for TAD D alone and 39006 for TAD D+E.</w:t>
      </w:r>
      <w:r w:rsidR="00C13D4B" w:rsidRPr="00431F4B">
        <w:rPr>
          <w:rFonts w:ascii="Calibri" w:hAnsi="Calibri" w:cs="Tahoma"/>
          <w:sz w:val="20"/>
          <w:szCs w:val="22"/>
        </w:rPr>
        <w:t xml:space="preserve"> </w:t>
      </w:r>
    </w:p>
    <w:p w14:paraId="24808640" w14:textId="77777777" w:rsidR="0025094F" w:rsidRPr="00431F4B" w:rsidRDefault="0025094F" w:rsidP="0025094F">
      <w:pPr>
        <w:spacing w:after="0" w:line="276" w:lineRule="auto"/>
        <w:jc w:val="both"/>
        <w:rPr>
          <w:rFonts w:ascii="Calibri" w:hAnsi="Calibri" w:cs="Tahoma"/>
          <w:sz w:val="20"/>
          <w:szCs w:val="22"/>
        </w:rPr>
      </w:pPr>
    </w:p>
    <w:p w14:paraId="2809026C" w14:textId="77777777" w:rsidR="00904260" w:rsidRPr="00431F4B" w:rsidRDefault="00904260" w:rsidP="0025094F">
      <w:pPr>
        <w:spacing w:after="0" w:line="276" w:lineRule="auto"/>
        <w:ind w:firstLine="227"/>
        <w:jc w:val="center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noProof/>
          <w:sz w:val="20"/>
          <w:szCs w:val="22"/>
          <w:lang w:val="en-US" w:eastAsia="en-US"/>
        </w:rPr>
        <w:drawing>
          <wp:inline distT="0" distB="0" distL="0" distR="0" wp14:anchorId="2C63C902" wp14:editId="2527AC23">
            <wp:extent cx="2083078" cy="4241800"/>
            <wp:effectExtent l="0" t="0" r="0" b="0"/>
            <wp:docPr id="3" name="Picture 3" descr="Macintosh HD:Users:guido:Documents:my_articles:chromatin:flow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guido:Documents:my_articles:chromatin:flow.pd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751" cy="42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EB5F5" w14:textId="09D7CD43" w:rsidR="00904260" w:rsidRPr="00431F4B" w:rsidRDefault="00904260" w:rsidP="0025094F">
      <w:pPr>
        <w:spacing w:after="0" w:line="276" w:lineRule="auto"/>
        <w:ind w:firstLine="227"/>
        <w:rPr>
          <w:rFonts w:ascii="Calibri" w:hAnsi="Calibri" w:cs="Tahoma"/>
          <w:i/>
          <w:sz w:val="18"/>
          <w:szCs w:val="22"/>
        </w:rPr>
      </w:pPr>
      <w:r w:rsidRPr="00431F4B">
        <w:rPr>
          <w:rFonts w:ascii="Calibri" w:hAnsi="Calibri" w:cs="Tahoma"/>
          <w:b/>
          <w:sz w:val="18"/>
          <w:szCs w:val="22"/>
        </w:rPr>
        <w:t xml:space="preserve">Figure </w:t>
      </w:r>
      <w:r w:rsidR="008C0FFB" w:rsidRPr="00431F4B">
        <w:rPr>
          <w:rFonts w:ascii="Calibri" w:hAnsi="Calibri" w:cs="Tahoma"/>
          <w:b/>
          <w:sz w:val="18"/>
          <w:szCs w:val="22"/>
        </w:rPr>
        <w:t>M4.</w:t>
      </w:r>
      <w:r w:rsidRPr="00431F4B">
        <w:rPr>
          <w:rFonts w:ascii="Calibri" w:hAnsi="Calibri" w:cs="Tahoma"/>
          <w:sz w:val="18"/>
          <w:szCs w:val="22"/>
        </w:rPr>
        <w:t xml:space="preserve"> </w:t>
      </w:r>
      <w:r w:rsidR="008C0FFB" w:rsidRPr="00431F4B">
        <w:rPr>
          <w:rFonts w:ascii="Calibri" w:hAnsi="Calibri" w:cs="Tahoma"/>
          <w:sz w:val="18"/>
          <w:szCs w:val="22"/>
        </w:rPr>
        <w:t>S</w:t>
      </w:r>
      <w:r w:rsidR="00A8226C" w:rsidRPr="00431F4B">
        <w:rPr>
          <w:rFonts w:ascii="Calibri" w:hAnsi="Calibri" w:cs="Tahoma"/>
          <w:sz w:val="18"/>
          <w:szCs w:val="22"/>
        </w:rPr>
        <w:t xml:space="preserve">cheme of the algorithm employed to </w:t>
      </w:r>
      <w:r w:rsidR="007D447E" w:rsidRPr="00431F4B">
        <w:rPr>
          <w:rFonts w:ascii="Calibri" w:hAnsi="Calibri" w:cs="Tahoma"/>
          <w:sz w:val="18"/>
          <w:szCs w:val="22"/>
        </w:rPr>
        <w:t xml:space="preserve">optimize </w:t>
      </w:r>
      <w:r w:rsidR="00A8226C" w:rsidRPr="00431F4B">
        <w:rPr>
          <w:rFonts w:ascii="Calibri" w:hAnsi="Calibri" w:cs="Tahoma"/>
          <w:sz w:val="18"/>
          <w:szCs w:val="22"/>
        </w:rPr>
        <w:t>set</w:t>
      </w:r>
      <w:r w:rsidR="007D447E" w:rsidRPr="00431F4B">
        <w:rPr>
          <w:rFonts w:ascii="Calibri" w:hAnsi="Calibri" w:cs="Tahoma"/>
          <w:sz w:val="18"/>
          <w:szCs w:val="22"/>
        </w:rPr>
        <w:t>s</w:t>
      </w:r>
      <w:r w:rsidR="00FF29BB" w:rsidRPr="00431F4B">
        <w:rPr>
          <w:rFonts w:ascii="Calibri" w:hAnsi="Calibri" w:cs="Tahoma"/>
          <w:sz w:val="18"/>
          <w:szCs w:val="22"/>
        </w:rPr>
        <w:t xml:space="preserve"> of interaction </w:t>
      </w:r>
      <w:r w:rsidR="00A8226C" w:rsidRPr="00431F4B">
        <w:rPr>
          <w:rFonts w:ascii="Calibri" w:hAnsi="Calibri" w:cs="Tahoma"/>
          <w:sz w:val="18"/>
          <w:szCs w:val="22"/>
        </w:rPr>
        <w:t xml:space="preserve">parameters </w:t>
      </w:r>
      <w:r w:rsidR="00A8226C" w:rsidRPr="00431F4B">
        <w:rPr>
          <w:rFonts w:ascii="Calibri" w:hAnsi="Calibri" w:cs="Tahoma"/>
          <w:i/>
          <w:sz w:val="18"/>
          <w:szCs w:val="22"/>
        </w:rPr>
        <w:t>B</w:t>
      </w:r>
      <w:r w:rsidR="00A8226C" w:rsidRPr="00431F4B">
        <w:rPr>
          <w:rFonts w:ascii="Calibri" w:hAnsi="Calibri" w:cs="Tahoma"/>
          <w:i/>
          <w:sz w:val="18"/>
          <w:szCs w:val="22"/>
          <w:vertAlign w:val="subscript"/>
        </w:rPr>
        <w:t>ij</w:t>
      </w:r>
      <w:r w:rsidR="00A8226C" w:rsidRPr="00431F4B">
        <w:rPr>
          <w:rFonts w:ascii="Calibri" w:hAnsi="Calibri" w:cs="Tahoma"/>
          <w:i/>
          <w:sz w:val="18"/>
          <w:szCs w:val="22"/>
        </w:rPr>
        <w:t>.</w:t>
      </w:r>
    </w:p>
    <w:p w14:paraId="55877835" w14:textId="77777777" w:rsidR="00A8226C" w:rsidRPr="00431F4B" w:rsidRDefault="00A8226C" w:rsidP="0025094F">
      <w:pPr>
        <w:spacing w:after="0" w:line="276" w:lineRule="auto"/>
        <w:ind w:firstLine="227"/>
        <w:rPr>
          <w:rFonts w:ascii="Calibri" w:hAnsi="Calibri" w:cs="Tahoma"/>
          <w:i/>
          <w:sz w:val="20"/>
          <w:szCs w:val="22"/>
        </w:rPr>
      </w:pPr>
    </w:p>
    <w:p w14:paraId="491B5B00" w14:textId="325105BE" w:rsidR="00A8226C" w:rsidRPr="00431F4B" w:rsidRDefault="0025094F" w:rsidP="0025094F">
      <w:pPr>
        <w:spacing w:after="0" w:line="276" w:lineRule="auto"/>
        <w:ind w:firstLine="142"/>
        <w:jc w:val="both"/>
        <w:rPr>
          <w:rFonts w:ascii="Calibri" w:hAnsi="Calibri" w:cs="Tahoma"/>
          <w:sz w:val="20"/>
          <w:szCs w:val="22"/>
        </w:rPr>
      </w:pPr>
      <w:commentRangeStart w:id="62"/>
      <w:del w:id="63" w:author="Guido Tiana" w:date="2013-08-07T15:16:00Z">
        <w:r w:rsidRPr="00431F4B" w:rsidDel="00A8695F">
          <w:rPr>
            <w:rFonts w:ascii="Calibri" w:hAnsi="Calibri" w:cs="Tahoma"/>
            <w:sz w:val="20"/>
            <w:szCs w:val="22"/>
          </w:rPr>
          <w:delText xml:space="preserve">For fixed values of </w:delText>
        </w:r>
        <w:r w:rsidRPr="00431F4B" w:rsidDel="00A8695F">
          <w:rPr>
            <w:rFonts w:ascii="Calibri" w:hAnsi="Calibri" w:cs="Tahoma"/>
            <w:i/>
            <w:sz w:val="20"/>
            <w:szCs w:val="22"/>
          </w:rPr>
          <w:delText>R</w:delText>
        </w:r>
        <w:r w:rsidRPr="00431F4B" w:rsidDel="00A8695F">
          <w:rPr>
            <w:rFonts w:ascii="Calibri" w:hAnsi="Calibri" w:cs="Tahoma"/>
            <w:sz w:val="20"/>
            <w:szCs w:val="22"/>
          </w:rPr>
          <w:delText xml:space="preserve"> and </w:delText>
        </w:r>
        <w:r w:rsidRPr="00431F4B" w:rsidDel="00A8695F">
          <w:rPr>
            <w:rFonts w:ascii="Calibri" w:hAnsi="Calibri" w:cs="Tahoma"/>
            <w:i/>
            <w:sz w:val="20"/>
            <w:szCs w:val="22"/>
          </w:rPr>
          <w:delText>r</w:delText>
        </w:r>
        <w:r w:rsidRPr="00431F4B" w:rsidDel="00A8695F">
          <w:rPr>
            <w:rFonts w:ascii="Calibri" w:hAnsi="Calibri" w:cs="Tahoma"/>
            <w:i/>
            <w:sz w:val="20"/>
            <w:szCs w:val="22"/>
            <w:vertAlign w:val="subscript"/>
          </w:rPr>
          <w:delText>HC</w:delText>
        </w:r>
      </w:del>
      <w:commentRangeEnd w:id="62"/>
      <w:r w:rsidR="00A8695F">
        <w:rPr>
          <w:rStyle w:val="CommentReference"/>
        </w:rPr>
        <w:commentReference w:id="62"/>
      </w:r>
      <w:ins w:id="64" w:author="Guido Tiana" w:date="2013-08-07T15:16:00Z">
        <w:r w:rsidR="00A8695F">
          <w:rPr>
            <w:rFonts w:ascii="Calibri" w:hAnsi="Calibri" w:cs="Tahoma"/>
            <w:sz w:val="20"/>
            <w:szCs w:val="22"/>
          </w:rPr>
          <w:t>At the end of each Monte Carlo conformational sampling</w:t>
        </w:r>
      </w:ins>
      <w:r w:rsidRPr="00431F4B">
        <w:rPr>
          <w:rFonts w:ascii="Calibri" w:hAnsi="Calibri" w:cs="Tahoma"/>
          <w:sz w:val="20"/>
          <w:szCs w:val="22"/>
          <w:vertAlign w:val="subscript"/>
        </w:rPr>
        <w:t>,</w:t>
      </w:r>
      <w:r w:rsidRPr="00431F4B">
        <w:rPr>
          <w:rFonts w:ascii="Calibri" w:hAnsi="Calibri" w:cs="Tahoma"/>
          <w:sz w:val="20"/>
          <w:szCs w:val="22"/>
        </w:rPr>
        <w:t xml:space="preserve"> the optimal values of </w:t>
      </w:r>
      <w:r w:rsidRPr="00431F4B">
        <w:rPr>
          <w:rFonts w:ascii="Calibri" w:hAnsi="Calibri" w:cs="Tahoma"/>
          <w:i/>
          <w:sz w:val="20"/>
          <w:szCs w:val="22"/>
        </w:rPr>
        <w:t>B</w:t>
      </w:r>
      <w:r w:rsidRPr="00431F4B">
        <w:rPr>
          <w:rFonts w:ascii="Calibri" w:hAnsi="Calibri" w:cs="Tahoma"/>
          <w:i/>
          <w:sz w:val="20"/>
          <w:szCs w:val="22"/>
          <w:vertAlign w:val="subscript"/>
        </w:rPr>
        <w:t>ij</w:t>
      </w:r>
      <w:r w:rsidRPr="00431F4B">
        <w:rPr>
          <w:rFonts w:ascii="Calibri" w:hAnsi="Calibri" w:cs="Tahoma"/>
          <w:sz w:val="20"/>
          <w:szCs w:val="22"/>
        </w:rPr>
        <w:t xml:space="preserve"> were determined with the help of an iterative Monte Carlo scheme</w:t>
      </w:r>
      <w:r>
        <w:rPr>
          <w:rFonts w:ascii="Calibri" w:hAnsi="Calibri" w:cs="Tahoma"/>
          <w:sz w:val="20"/>
          <w:szCs w:val="22"/>
        </w:rPr>
        <w:t xml:space="preserve"> (</w:t>
      </w:r>
      <w:r w:rsidRPr="0025094F">
        <w:rPr>
          <w:rFonts w:ascii="Calibri" w:hAnsi="Calibri" w:cs="Tahoma"/>
          <w:b/>
          <w:sz w:val="20"/>
          <w:szCs w:val="22"/>
        </w:rPr>
        <w:t>Figure M4</w:t>
      </w:r>
      <w:r w:rsidRPr="00431F4B">
        <w:rPr>
          <w:rFonts w:ascii="Calibri" w:hAnsi="Calibri" w:cs="Tahoma"/>
          <w:sz w:val="20"/>
          <w:szCs w:val="22"/>
        </w:rPr>
        <w:t xml:space="preserve">). </w:t>
      </w:r>
      <w:r w:rsidR="00533496" w:rsidRPr="00431F4B">
        <w:rPr>
          <w:rFonts w:ascii="Calibri" w:hAnsi="Calibri" w:cs="Tahoma"/>
          <w:sz w:val="20"/>
          <w:szCs w:val="22"/>
        </w:rPr>
        <w:t xml:space="preserve">The starting point of the algorithm is the choice of an initial set of parameters </w:t>
      </w:r>
      <w:r w:rsidR="00533496" w:rsidRPr="00431F4B">
        <w:rPr>
          <w:rFonts w:ascii="Calibri" w:hAnsi="Calibri" w:cs="Tahoma"/>
          <w:i/>
          <w:sz w:val="20"/>
          <w:szCs w:val="22"/>
        </w:rPr>
        <w:t>B</w:t>
      </w:r>
      <w:r w:rsidR="00533496" w:rsidRPr="00431F4B">
        <w:rPr>
          <w:rFonts w:ascii="Calibri" w:hAnsi="Calibri" w:cs="Tahoma"/>
          <w:i/>
          <w:sz w:val="20"/>
          <w:szCs w:val="22"/>
          <w:vertAlign w:val="subscript"/>
        </w:rPr>
        <w:t>ij</w:t>
      </w:r>
      <w:r w:rsidR="00533496" w:rsidRPr="00431F4B">
        <w:rPr>
          <w:rFonts w:ascii="Calibri" w:hAnsi="Calibri" w:cs="Tahoma"/>
          <w:sz w:val="20"/>
          <w:szCs w:val="22"/>
        </w:rPr>
        <w:t>. Th</w:t>
      </w:r>
      <w:r w:rsidR="005F35C3" w:rsidRPr="00431F4B">
        <w:rPr>
          <w:rFonts w:ascii="Calibri" w:hAnsi="Calibri" w:cs="Tahoma"/>
          <w:sz w:val="20"/>
          <w:szCs w:val="22"/>
        </w:rPr>
        <w:t>is</w:t>
      </w:r>
      <w:r w:rsidR="00533496" w:rsidRPr="00431F4B">
        <w:rPr>
          <w:rFonts w:ascii="Calibri" w:hAnsi="Calibri" w:cs="Tahoma"/>
          <w:sz w:val="20"/>
          <w:szCs w:val="22"/>
        </w:rPr>
        <w:t xml:space="preserve"> specific choice is not critical since they will be</w:t>
      </w:r>
      <w:r w:rsidR="00917B05" w:rsidRPr="00431F4B">
        <w:rPr>
          <w:rFonts w:ascii="Calibri" w:hAnsi="Calibri" w:cs="Tahoma"/>
          <w:sz w:val="20"/>
          <w:szCs w:val="22"/>
        </w:rPr>
        <w:t xml:space="preserve"> iteratively updated </w:t>
      </w:r>
      <w:r w:rsidR="00A022E2" w:rsidRPr="00431F4B">
        <w:rPr>
          <w:rFonts w:ascii="Calibri" w:hAnsi="Calibri" w:cs="Tahoma"/>
          <w:sz w:val="20"/>
          <w:szCs w:val="22"/>
        </w:rPr>
        <w:t>until</w:t>
      </w:r>
      <w:r w:rsidR="001F2440">
        <w:rPr>
          <w:rFonts w:ascii="Calibri" w:hAnsi="Calibri" w:cs="Tahoma"/>
          <w:sz w:val="20"/>
          <w:szCs w:val="22"/>
        </w:rPr>
        <w:t xml:space="preserve"> convergence</w:t>
      </w:r>
      <w:ins w:id="65" w:author="Guido Tiana" w:date="2013-08-07T15:18:00Z">
        <w:r w:rsidR="00B6013F">
          <w:rPr>
            <w:rFonts w:ascii="Calibri" w:hAnsi="Calibri" w:cs="Tahoma"/>
            <w:sz w:val="20"/>
            <w:szCs w:val="22"/>
          </w:rPr>
          <w:t xml:space="preserve">; </w:t>
        </w:r>
      </w:ins>
      <w:ins w:id="66" w:author="Luca Giorgetti" w:date="2013-11-14T10:30:00Z">
        <w:r w:rsidR="0079107A">
          <w:rPr>
            <w:rFonts w:ascii="Calibri" w:hAnsi="Calibri" w:cs="Tahoma"/>
            <w:sz w:val="20"/>
            <w:szCs w:val="22"/>
          </w:rPr>
          <w:t xml:space="preserve">trivially </w:t>
        </w:r>
      </w:ins>
      <w:ins w:id="67" w:author="Guido Tiana" w:date="2013-08-07T15:18:00Z">
        <w:del w:id="68" w:author="Luca Giorgetti" w:date="2013-11-14T10:30:00Z">
          <w:r w:rsidR="00B6013F" w:rsidDel="0079107A">
            <w:rPr>
              <w:rFonts w:ascii="Calibri" w:hAnsi="Calibri" w:cs="Tahoma"/>
              <w:sz w:val="20"/>
              <w:szCs w:val="22"/>
            </w:rPr>
            <w:delText>of course</w:delText>
          </w:r>
        </w:del>
      </w:ins>
      <w:ins w:id="69" w:author="Luca Giorgetti" w:date="2013-11-14T10:30:00Z">
        <w:r w:rsidR="0079107A">
          <w:rPr>
            <w:rFonts w:ascii="Calibri" w:hAnsi="Calibri" w:cs="Tahoma"/>
            <w:sz w:val="20"/>
            <w:szCs w:val="22"/>
          </w:rPr>
          <w:t>however</w:t>
        </w:r>
      </w:ins>
      <w:ins w:id="70" w:author="Guido Tiana" w:date="2013-08-07T15:18:00Z">
        <w:r w:rsidR="00B6013F">
          <w:rPr>
            <w:rFonts w:ascii="Calibri" w:hAnsi="Calibri" w:cs="Tahoma"/>
            <w:sz w:val="20"/>
            <w:szCs w:val="22"/>
          </w:rPr>
          <w:t xml:space="preserve">, </w:t>
        </w:r>
      </w:ins>
      <w:ins w:id="71" w:author="Luca Giorgetti" w:date="2013-11-14T10:30:00Z">
        <w:r w:rsidR="0079107A">
          <w:rPr>
            <w:rFonts w:ascii="Calibri" w:hAnsi="Calibri" w:cs="Tahoma"/>
            <w:sz w:val="20"/>
            <w:szCs w:val="22"/>
          </w:rPr>
          <w:t xml:space="preserve">adequate </w:t>
        </w:r>
      </w:ins>
      <w:ins w:id="72" w:author="Guido Tiana" w:date="2013-08-07T15:18:00Z">
        <w:del w:id="73" w:author="Luca Giorgetti" w:date="2013-11-14T10:30:00Z">
          <w:r w:rsidR="00B6013F" w:rsidDel="0079107A">
            <w:rPr>
              <w:rFonts w:ascii="Calibri" w:hAnsi="Calibri" w:cs="Tahoma"/>
              <w:sz w:val="20"/>
              <w:szCs w:val="22"/>
            </w:rPr>
            <w:delText xml:space="preserve">the smarter is the </w:delText>
          </w:r>
        </w:del>
        <w:r w:rsidR="00B6013F">
          <w:rPr>
            <w:rFonts w:ascii="Calibri" w:hAnsi="Calibri" w:cs="Tahoma"/>
            <w:sz w:val="20"/>
            <w:szCs w:val="22"/>
          </w:rPr>
          <w:t>initial choice</w:t>
        </w:r>
      </w:ins>
      <w:ins w:id="74" w:author="Luca Giorgetti" w:date="2013-11-14T10:30:00Z">
        <w:r w:rsidR="0079107A">
          <w:rPr>
            <w:rFonts w:ascii="Calibri" w:hAnsi="Calibri" w:cs="Tahoma"/>
            <w:sz w:val="20"/>
            <w:szCs w:val="22"/>
          </w:rPr>
          <w:t>s</w:t>
        </w:r>
      </w:ins>
      <w:ins w:id="75" w:author="Guido Tiana" w:date="2013-08-07T15:18:00Z">
        <w:del w:id="76" w:author="Luca Giorgetti" w:date="2013-11-14T10:30:00Z">
          <w:r w:rsidR="00B6013F" w:rsidDel="0079107A">
            <w:rPr>
              <w:rFonts w:ascii="Calibri" w:hAnsi="Calibri" w:cs="Tahoma"/>
              <w:sz w:val="20"/>
              <w:szCs w:val="22"/>
            </w:rPr>
            <w:delText>, the smaller</w:delText>
          </w:r>
        </w:del>
        <w:r w:rsidR="00B6013F">
          <w:rPr>
            <w:rFonts w:ascii="Calibri" w:hAnsi="Calibri" w:cs="Tahoma"/>
            <w:sz w:val="20"/>
            <w:szCs w:val="22"/>
          </w:rPr>
          <w:t xml:space="preserve"> will </w:t>
        </w:r>
      </w:ins>
      <w:ins w:id="77" w:author="Luca Giorgetti" w:date="2013-11-14T10:30:00Z">
        <w:r w:rsidR="0079107A">
          <w:rPr>
            <w:rFonts w:ascii="Calibri" w:hAnsi="Calibri" w:cs="Tahoma"/>
            <w:sz w:val="20"/>
            <w:szCs w:val="22"/>
          </w:rPr>
          <w:t xml:space="preserve">result in smaller </w:t>
        </w:r>
      </w:ins>
      <w:ins w:id="78" w:author="Guido Tiana" w:date="2013-08-07T15:18:00Z">
        <w:del w:id="79" w:author="Luca Giorgetti" w:date="2013-11-14T10:30:00Z">
          <w:r w:rsidR="00B6013F" w:rsidDel="0079107A">
            <w:rPr>
              <w:rFonts w:ascii="Calibri" w:hAnsi="Calibri" w:cs="Tahoma"/>
              <w:sz w:val="20"/>
              <w:szCs w:val="22"/>
            </w:rPr>
            <w:delText>be the</w:delText>
          </w:r>
        </w:del>
        <w:r w:rsidR="00B6013F">
          <w:rPr>
            <w:rFonts w:ascii="Calibri" w:hAnsi="Calibri" w:cs="Tahoma"/>
            <w:sz w:val="20"/>
            <w:szCs w:val="22"/>
          </w:rPr>
          <w:t xml:space="preserve"> number</w:t>
        </w:r>
      </w:ins>
      <w:ins w:id="80" w:author="Luca Giorgetti" w:date="2013-11-14T10:30:00Z">
        <w:r w:rsidR="0079107A">
          <w:rPr>
            <w:rFonts w:ascii="Calibri" w:hAnsi="Calibri" w:cs="Tahoma"/>
            <w:sz w:val="20"/>
            <w:szCs w:val="22"/>
          </w:rPr>
          <w:t>s</w:t>
        </w:r>
      </w:ins>
      <w:ins w:id="81" w:author="Guido Tiana" w:date="2013-08-07T15:18:00Z">
        <w:r w:rsidR="00B6013F">
          <w:rPr>
            <w:rFonts w:ascii="Calibri" w:hAnsi="Calibri" w:cs="Tahoma"/>
            <w:sz w:val="20"/>
            <w:szCs w:val="22"/>
          </w:rPr>
          <w:t xml:space="preserve"> of iterations needed to reach convergence</w:t>
        </w:r>
      </w:ins>
      <w:r w:rsidR="001F2440">
        <w:rPr>
          <w:rFonts w:ascii="Calibri" w:hAnsi="Calibri" w:cs="Tahoma"/>
          <w:sz w:val="20"/>
          <w:szCs w:val="22"/>
        </w:rPr>
        <w:t xml:space="preserve">. A suitable choice </w:t>
      </w:r>
      <w:del w:id="82" w:author="Guido Tiana" w:date="2013-08-07T15:18:00Z">
        <w:r w:rsidR="001F2440" w:rsidDel="00B6013F">
          <w:rPr>
            <w:rFonts w:ascii="Calibri" w:hAnsi="Calibri" w:cs="Tahoma"/>
            <w:sz w:val="20"/>
            <w:szCs w:val="22"/>
          </w:rPr>
          <w:delText>resulting in small numbers of iterations before</w:delText>
        </w:r>
      </w:del>
      <w:ins w:id="83" w:author="Guido Tiana" w:date="2013-08-07T15:18:00Z">
        <w:r w:rsidR="00B6013F">
          <w:rPr>
            <w:rFonts w:ascii="Calibri" w:hAnsi="Calibri" w:cs="Tahoma"/>
            <w:sz w:val="20"/>
            <w:szCs w:val="22"/>
          </w:rPr>
          <w:t xml:space="preserve">resulted to </w:t>
        </w:r>
      </w:ins>
      <w:ins w:id="84" w:author="Guido Tiana" w:date="2013-08-07T15:19:00Z">
        <w:r w:rsidR="00B6013F">
          <w:rPr>
            <w:rFonts w:ascii="Calibri" w:hAnsi="Calibri" w:cs="Tahoma"/>
            <w:sz w:val="20"/>
            <w:szCs w:val="22"/>
          </w:rPr>
          <w:t>be</w:t>
        </w:r>
      </w:ins>
      <w:del w:id="85" w:author="Guido Tiana" w:date="2013-08-07T15:19:00Z">
        <w:r w:rsidR="001F2440" w:rsidDel="00B6013F">
          <w:rPr>
            <w:rFonts w:ascii="Calibri" w:hAnsi="Calibri" w:cs="Tahoma"/>
            <w:sz w:val="20"/>
            <w:szCs w:val="22"/>
          </w:rPr>
          <w:delText xml:space="preserve"> convergence is</w:delText>
        </w:r>
      </w:del>
      <w:r w:rsidR="003D75DF" w:rsidRPr="00431F4B">
        <w:rPr>
          <w:rFonts w:ascii="Calibri" w:hAnsi="Calibri" w:cs="Tahoma"/>
          <w:sz w:val="20"/>
          <w:szCs w:val="22"/>
        </w:rPr>
        <w:t xml:space="preserve"> </w:t>
      </w:r>
    </w:p>
    <w:p w14:paraId="5F7A8334" w14:textId="77777777" w:rsidR="00704431" w:rsidRPr="00431F4B" w:rsidRDefault="00704431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p w14:paraId="397EEF5C" w14:textId="30199064" w:rsidR="00917B05" w:rsidRPr="00431F4B" w:rsidRDefault="00024A02" w:rsidP="0025094F">
      <w:pPr>
        <w:spacing w:after="0" w:line="276" w:lineRule="auto"/>
        <w:ind w:firstLine="227"/>
        <w:jc w:val="right"/>
        <w:rPr>
          <w:rFonts w:ascii="Calibri" w:hAnsi="Calibri" w:cs="Tahoma"/>
          <w:sz w:val="20"/>
          <w:szCs w:val="22"/>
        </w:rPr>
      </w:pPr>
      <m:oMath>
        <m:sSub>
          <m:sSub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sSubPr>
          <m:e>
            <m:r>
              <w:rPr>
                <w:rFonts w:ascii="Cambria Math" w:hAnsi="Cambria Math" w:cs="Tahoma"/>
                <w:sz w:val="20"/>
                <w:szCs w:val="22"/>
              </w:rPr>
              <m:t>B</m:t>
            </m:r>
          </m:e>
          <m:sub>
            <m:r>
              <w:rPr>
                <w:rFonts w:ascii="Cambria Math" w:hAnsi="Cambria Math" w:cs="Tahoma"/>
                <w:sz w:val="20"/>
                <w:szCs w:val="22"/>
              </w:rPr>
              <m:t>nm</m:t>
            </m:r>
          </m:sub>
        </m:sSub>
        <m:r>
          <w:rPr>
            <w:rFonts w:ascii="Cambria Math" w:hAnsi="Cambria Math" w:cs="Tahoma"/>
            <w:sz w:val="20"/>
            <w:szCs w:val="22"/>
          </w:rPr>
          <m:t>=</m:t>
        </m:r>
        <m:f>
          <m:f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="Tahoma"/>
                    <w:i/>
                    <w:sz w:val="20"/>
                    <w:szCs w:val="22"/>
                  </w:rPr>
                </m:ctrlPr>
              </m:sSubPr>
              <m:e>
                <m:r>
                  <w:rPr>
                    <w:rFonts w:ascii="Cambria Math" w:hAnsi="Cambria Math" w:cs="Tahoma"/>
                    <w:sz w:val="20"/>
                    <w:szCs w:val="22"/>
                  </w:rPr>
                  <m:t>B</m:t>
                </m:r>
              </m:e>
              <m:sub>
                <m:r>
                  <w:rPr>
                    <w:rFonts w:ascii="Cambria Math" w:hAnsi="Cambria Math" w:cs="Tahoma"/>
                    <w:sz w:val="20"/>
                    <w:szCs w:val="22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ahoma"/>
                <w:sz w:val="20"/>
                <w:szCs w:val="22"/>
              </w:rPr>
              <m:t>L</m:t>
            </m:r>
          </m:den>
        </m:f>
        <m:r>
          <w:rPr>
            <w:rFonts w:ascii="Cambria Math" w:hAnsi="Cambria Math" w:cs="Tahoma"/>
            <w:sz w:val="20"/>
            <w:szCs w:val="22"/>
          </w:rPr>
          <m:t>ln</m:t>
        </m:r>
        <m:d>
          <m:dPr>
            <m:begChr m:val="["/>
            <m:endChr m:val="]"/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Tahoma"/>
                    <w:i/>
                    <w:sz w:val="20"/>
                    <w:szCs w:val="22"/>
                  </w:rPr>
                </m:ctrlPr>
              </m:sSupPr>
              <m:e>
                <m:r>
                  <w:rPr>
                    <w:rFonts w:ascii="Cambria Math" w:hAnsi="Cambria Math" w:cs="Tahoma"/>
                    <w:sz w:val="20"/>
                    <w:szCs w:val="22"/>
                  </w:rPr>
                  <m:t>λ</m:t>
                </m:r>
              </m:e>
              <m:sup>
                <m:r>
                  <w:rPr>
                    <w:rFonts w:ascii="Cambria Math" w:hAnsi="Cambria Math" w:cs="Tahoma"/>
                    <w:sz w:val="20"/>
                    <w:szCs w:val="22"/>
                  </w:rPr>
                  <m:t>-3/2</m:t>
                </m:r>
              </m:sup>
            </m:sSup>
            <m:d>
              <m:dPr>
                <m:ctrlPr>
                  <w:rPr>
                    <w:rFonts w:ascii="Cambria Math" w:hAnsi="Cambria Math" w:cs="Tahoma"/>
                    <w:i/>
                    <w:sz w:val="20"/>
                    <w:szCs w:val="2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ahoma"/>
                        <w:i/>
                        <w:sz w:val="20"/>
                        <w:szCs w:val="22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ahoma"/>
                            <w:i/>
                            <w:sz w:val="20"/>
                            <w:szCs w:val="2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ahoma"/>
                                <w:i/>
                                <w:sz w:val="20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ahoma"/>
                                <w:sz w:val="20"/>
                                <w:szCs w:val="22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hAnsi="Cambria Math" w:cs="Tahoma"/>
                                <w:sz w:val="20"/>
                                <w:szCs w:val="22"/>
                              </w:rPr>
                              <m:t>5C</m:t>
                            </m:r>
                          </m:sup>
                        </m:sSup>
                        <m:r>
                          <w:rPr>
                            <w:rFonts w:ascii="Cambria Math" w:hAnsi="Cambria Math" w:cs="Tahoma"/>
                            <w:sz w:val="20"/>
                            <w:szCs w:val="22"/>
                          </w:rPr>
                          <m:t>(i,j;h,k)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ahoma"/>
                        <w:sz w:val="20"/>
                        <w:szCs w:val="22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ahoma"/>
                    <w:sz w:val="20"/>
                    <w:szCs w:val="22"/>
                  </w:rPr>
                  <m:t>-1</m:t>
                </m:r>
              </m:e>
            </m:d>
          </m:e>
        </m:d>
      </m:oMath>
      <w:ins w:id="86" w:author="Guido Tiana" w:date="2013-08-07T15:22:00Z">
        <w:r w:rsidR="00B6013F">
          <w:rPr>
            <w:rFonts w:ascii="Calibri" w:hAnsi="Calibri" w:cs="Tahoma"/>
            <w:sz w:val="20"/>
            <w:szCs w:val="22"/>
          </w:rPr>
          <w:t>,</w:t>
        </w:r>
      </w:ins>
      <w:r w:rsidR="00CF2D95" w:rsidRPr="00431F4B">
        <w:rPr>
          <w:rFonts w:ascii="Calibri" w:hAnsi="Calibri" w:cs="Tahoma"/>
          <w:sz w:val="20"/>
          <w:szCs w:val="22"/>
        </w:rPr>
        <w:tab/>
      </w:r>
      <w:r w:rsidR="00CF2D95" w:rsidRPr="00431F4B">
        <w:rPr>
          <w:rFonts w:ascii="Calibri" w:hAnsi="Calibri" w:cs="Tahoma"/>
          <w:sz w:val="20"/>
          <w:szCs w:val="22"/>
        </w:rPr>
        <w:tab/>
      </w:r>
      <w:r w:rsidR="00DE500D">
        <w:rPr>
          <w:rFonts w:ascii="Calibri" w:hAnsi="Calibri" w:cs="Tahoma"/>
          <w:sz w:val="20"/>
          <w:szCs w:val="22"/>
        </w:rPr>
        <w:t xml:space="preserve"> </w:t>
      </w:r>
      <w:r w:rsidR="00CF2D95" w:rsidRPr="00431F4B">
        <w:rPr>
          <w:rFonts w:ascii="Calibri" w:hAnsi="Calibri" w:cs="Tahoma"/>
          <w:sz w:val="20"/>
          <w:szCs w:val="22"/>
        </w:rPr>
        <w:tab/>
      </w:r>
      <w:r w:rsidR="00DE500D">
        <w:rPr>
          <w:rFonts w:ascii="Calibri" w:hAnsi="Calibri" w:cs="Tahoma"/>
          <w:sz w:val="20"/>
          <w:szCs w:val="22"/>
        </w:rPr>
        <w:t xml:space="preserve">         (3)</w:t>
      </w:r>
    </w:p>
    <w:p w14:paraId="7A085341" w14:textId="77777777" w:rsidR="00704431" w:rsidRPr="00431F4B" w:rsidRDefault="00704431" w:rsidP="0025094F">
      <w:pPr>
        <w:spacing w:after="0" w:line="276" w:lineRule="auto"/>
        <w:ind w:firstLine="227"/>
        <w:jc w:val="right"/>
        <w:rPr>
          <w:rFonts w:ascii="Calibri" w:hAnsi="Calibri" w:cs="Tahoma"/>
          <w:sz w:val="20"/>
          <w:szCs w:val="22"/>
        </w:rPr>
      </w:pPr>
    </w:p>
    <w:p w14:paraId="43D5BF93" w14:textId="15290F28" w:rsidR="00986DE7" w:rsidRPr="00431F4B" w:rsidRDefault="00DD2F67" w:rsidP="0025094F">
      <w:pPr>
        <w:spacing w:after="0" w:line="276" w:lineRule="auto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where </w:t>
      </w:r>
      <w:r w:rsidR="005F001A" w:rsidRPr="00431F4B">
        <w:rPr>
          <w:rFonts w:ascii="Calibri" w:hAnsi="Calibri" w:cs="Tahoma"/>
          <w:i/>
          <w:sz w:val="20"/>
          <w:szCs w:val="22"/>
        </w:rPr>
        <w:t>L=(</w:t>
      </w:r>
      <w:r w:rsidR="007B584B" w:rsidRPr="00431F4B">
        <w:rPr>
          <w:rFonts w:ascii="Calibri" w:hAnsi="Calibri" w:cs="Tahoma"/>
          <w:i/>
          <w:sz w:val="20"/>
          <w:szCs w:val="22"/>
        </w:rPr>
        <w:t>j-k+1)(</w:t>
      </w:r>
      <w:r w:rsidR="00A64FA8">
        <w:rPr>
          <w:rFonts w:ascii="Calibri" w:hAnsi="Calibri" w:cs="Tahoma"/>
          <w:i/>
          <w:sz w:val="20"/>
          <w:szCs w:val="22"/>
        </w:rPr>
        <w:t>i-h</w:t>
      </w:r>
      <w:r w:rsidR="007B584B" w:rsidRPr="00431F4B">
        <w:rPr>
          <w:rFonts w:ascii="Calibri" w:hAnsi="Calibri" w:cs="Tahoma"/>
          <w:i/>
          <w:sz w:val="20"/>
          <w:szCs w:val="22"/>
        </w:rPr>
        <w:t>+1)</w:t>
      </w:r>
      <w:ins w:id="87" w:author="Guido Tiana" w:date="2013-08-07T15:20:00Z">
        <w:r w:rsidR="00B6013F">
          <w:rPr>
            <w:rFonts w:ascii="Calibri" w:hAnsi="Calibri" w:cs="Tahoma"/>
            <w:sz w:val="20"/>
            <w:szCs w:val="22"/>
          </w:rPr>
          <w:t xml:space="preserve"> is the number of pairs of monomers that can </w:t>
        </w:r>
      </w:ins>
      <w:ins w:id="88" w:author="Guido Tiana" w:date="2013-08-07T15:24:00Z">
        <w:r w:rsidR="003F4707">
          <w:rPr>
            <w:rFonts w:ascii="Calibri" w:hAnsi="Calibri" w:cs="Tahoma"/>
            <w:sz w:val="20"/>
            <w:szCs w:val="22"/>
          </w:rPr>
          <w:t xml:space="preserve">potentially </w:t>
        </w:r>
      </w:ins>
      <w:ins w:id="89" w:author="Guido Tiana" w:date="2013-08-07T15:20:00Z">
        <w:r w:rsidR="00B6013F">
          <w:rPr>
            <w:rFonts w:ascii="Calibri" w:hAnsi="Calibri" w:cs="Tahoma"/>
            <w:sz w:val="20"/>
            <w:szCs w:val="22"/>
          </w:rPr>
          <w:t>interact across the two segments</w:t>
        </w:r>
      </w:ins>
      <w:r w:rsidR="007B584B" w:rsidRPr="00431F4B">
        <w:rPr>
          <w:rFonts w:ascii="Calibri" w:hAnsi="Calibri" w:cs="Tahoma"/>
          <w:sz w:val="20"/>
          <w:szCs w:val="22"/>
        </w:rPr>
        <w:t xml:space="preserve">, </w:t>
      </w:r>
      <w:r w:rsidR="007B584B" w:rsidRPr="00431F4B">
        <w:rPr>
          <w:rFonts w:ascii="Calibri" w:hAnsi="Calibri" w:cs="Tahoma"/>
          <w:i/>
          <w:sz w:val="20"/>
          <w:szCs w:val="22"/>
        </w:rPr>
        <w:sym w:font="Symbol" w:char="F06C"/>
      </w:r>
      <w:r w:rsidR="007B584B" w:rsidRPr="00431F4B">
        <w:rPr>
          <w:rFonts w:ascii="Calibri" w:hAnsi="Calibri" w:cs="Tahoma"/>
          <w:i/>
          <w:sz w:val="20"/>
          <w:szCs w:val="22"/>
        </w:rPr>
        <w:t>=</w:t>
      </w:r>
      <w:del w:id="90" w:author="Guido Tiana" w:date="2013-08-07T15:19:00Z">
        <w:r w:rsidR="007B584B" w:rsidRPr="00FC6AA7" w:rsidDel="00B6013F">
          <w:rPr>
            <w:rFonts w:ascii="Calibri" w:hAnsi="Calibri" w:cs="Tahoma"/>
            <w:i/>
            <w:color w:val="FF0000"/>
            <w:sz w:val="20"/>
            <w:szCs w:val="22"/>
          </w:rPr>
          <w:delText>m-l</w:delText>
        </w:r>
      </w:del>
      <w:ins w:id="91" w:author="Guido Tiana" w:date="2013-08-07T15:19:00Z">
        <w:r w:rsidR="00B6013F">
          <w:rPr>
            <w:rFonts w:ascii="Calibri" w:hAnsi="Calibri" w:cs="Tahoma"/>
            <w:i/>
            <w:color w:val="FF0000"/>
            <w:sz w:val="20"/>
            <w:szCs w:val="22"/>
          </w:rPr>
          <w:t>h-j</w:t>
        </w:r>
      </w:ins>
      <w:r w:rsidR="007B584B" w:rsidRPr="00431F4B">
        <w:rPr>
          <w:rFonts w:ascii="Calibri" w:hAnsi="Calibri" w:cs="Tahoma"/>
          <w:sz w:val="20"/>
          <w:szCs w:val="22"/>
        </w:rPr>
        <w:t xml:space="preserve"> </w:t>
      </w:r>
      <w:ins w:id="92" w:author="Guido Tiana" w:date="2013-08-07T15:21:00Z">
        <w:r w:rsidR="00B6013F">
          <w:rPr>
            <w:rFonts w:ascii="Calibri" w:hAnsi="Calibri" w:cs="Tahoma"/>
            <w:sz w:val="20"/>
            <w:szCs w:val="22"/>
          </w:rPr>
          <w:t xml:space="preserve">is the length of the chain that separates the two segments </w:t>
        </w:r>
      </w:ins>
      <w:r w:rsidR="007B584B" w:rsidRPr="00431F4B">
        <w:rPr>
          <w:rFonts w:ascii="Calibri" w:hAnsi="Calibri" w:cs="Tahoma"/>
          <w:sz w:val="20"/>
          <w:szCs w:val="22"/>
        </w:rPr>
        <w:t xml:space="preserve">and </w:t>
      </w:r>
      <w:r w:rsidR="007B584B" w:rsidRPr="00431F4B">
        <w:rPr>
          <w:rFonts w:ascii="Calibri" w:hAnsi="Calibri" w:cs="Tahoma"/>
          <w:i/>
          <w:sz w:val="20"/>
          <w:szCs w:val="22"/>
        </w:rPr>
        <w:t>B</w:t>
      </w:r>
      <w:r w:rsidR="007B584B" w:rsidRPr="00431F4B">
        <w:rPr>
          <w:rFonts w:ascii="Calibri" w:hAnsi="Calibri" w:cs="Tahoma"/>
          <w:i/>
          <w:sz w:val="20"/>
          <w:szCs w:val="22"/>
          <w:vertAlign w:val="subscript"/>
        </w:rPr>
        <w:t>0</w:t>
      </w:r>
      <w:r w:rsidR="007B584B" w:rsidRPr="00431F4B">
        <w:rPr>
          <w:rFonts w:ascii="Calibri" w:hAnsi="Calibri" w:cs="Tahoma"/>
          <w:i/>
          <w:sz w:val="20"/>
          <w:szCs w:val="22"/>
        </w:rPr>
        <w:t xml:space="preserve"> </w:t>
      </w:r>
      <w:r w:rsidR="007B584B" w:rsidRPr="00431F4B">
        <w:rPr>
          <w:rFonts w:ascii="Calibri" w:hAnsi="Calibri" w:cs="Tahoma"/>
          <w:sz w:val="20"/>
          <w:szCs w:val="22"/>
        </w:rPr>
        <w:t xml:space="preserve">is the initial energy scale in units of </w:t>
      </w:r>
      <w:r w:rsidR="007B584B" w:rsidRPr="00431F4B">
        <w:rPr>
          <w:rFonts w:ascii="Calibri" w:hAnsi="Calibri" w:cs="Tahoma"/>
          <w:i/>
          <w:sz w:val="20"/>
          <w:szCs w:val="22"/>
        </w:rPr>
        <w:t>k</w:t>
      </w:r>
      <w:r w:rsidR="007B584B" w:rsidRPr="00431F4B">
        <w:rPr>
          <w:rFonts w:ascii="Calibri" w:hAnsi="Calibri" w:cs="Tahoma"/>
          <w:i/>
          <w:sz w:val="20"/>
          <w:szCs w:val="22"/>
          <w:vertAlign w:val="subscript"/>
        </w:rPr>
        <w:t>B</w:t>
      </w:r>
      <w:r w:rsidR="007B584B" w:rsidRPr="00431F4B">
        <w:rPr>
          <w:rFonts w:ascii="Calibri" w:hAnsi="Calibri" w:cs="Tahoma"/>
          <w:i/>
          <w:sz w:val="20"/>
          <w:szCs w:val="22"/>
        </w:rPr>
        <w:t>T</w:t>
      </w:r>
      <w:r w:rsidR="009343CC" w:rsidRPr="00431F4B">
        <w:rPr>
          <w:rFonts w:ascii="Calibri" w:hAnsi="Calibri" w:cs="Tahoma"/>
          <w:sz w:val="20"/>
          <w:szCs w:val="22"/>
        </w:rPr>
        <w:t xml:space="preserve">, </w:t>
      </w:r>
      <w:r w:rsidR="009343CC" w:rsidRPr="00431F4B">
        <w:rPr>
          <w:rFonts w:ascii="Calibri" w:hAnsi="Calibri" w:cs="Tahoma"/>
          <w:i/>
          <w:sz w:val="20"/>
          <w:szCs w:val="22"/>
        </w:rPr>
        <w:t>k</w:t>
      </w:r>
      <w:r w:rsidR="009343CC" w:rsidRPr="00431F4B">
        <w:rPr>
          <w:rFonts w:ascii="Calibri" w:hAnsi="Calibri" w:cs="Tahoma"/>
          <w:i/>
          <w:sz w:val="20"/>
          <w:szCs w:val="22"/>
          <w:vertAlign w:val="subscript"/>
        </w:rPr>
        <w:t xml:space="preserve">B </w:t>
      </w:r>
      <w:r w:rsidR="009343CC" w:rsidRPr="00431F4B">
        <w:rPr>
          <w:rFonts w:ascii="Calibri" w:hAnsi="Calibri" w:cs="Tahoma"/>
          <w:sz w:val="20"/>
          <w:szCs w:val="22"/>
        </w:rPr>
        <w:t xml:space="preserve">being </w:t>
      </w:r>
      <w:r w:rsidR="00DA0030" w:rsidRPr="00431F4B">
        <w:rPr>
          <w:rFonts w:ascii="Calibri" w:hAnsi="Calibri" w:cs="Tahoma"/>
          <w:sz w:val="20"/>
          <w:szCs w:val="22"/>
        </w:rPr>
        <w:t xml:space="preserve">the </w:t>
      </w:r>
      <w:r w:rsidR="009343CC" w:rsidRPr="00431F4B">
        <w:rPr>
          <w:rFonts w:ascii="Calibri" w:hAnsi="Calibri" w:cs="Tahoma"/>
          <w:sz w:val="20"/>
          <w:szCs w:val="22"/>
        </w:rPr>
        <w:t>Boltzman</w:t>
      </w:r>
      <w:r w:rsidR="000B2777" w:rsidRPr="00431F4B">
        <w:rPr>
          <w:rFonts w:ascii="Calibri" w:hAnsi="Calibri" w:cs="Tahoma"/>
          <w:sz w:val="20"/>
          <w:szCs w:val="22"/>
        </w:rPr>
        <w:t>n</w:t>
      </w:r>
      <w:r w:rsidR="009343CC" w:rsidRPr="00431F4B">
        <w:rPr>
          <w:rFonts w:ascii="Calibri" w:hAnsi="Calibri" w:cs="Tahoma"/>
          <w:sz w:val="20"/>
          <w:szCs w:val="22"/>
        </w:rPr>
        <w:t>’s constant.</w:t>
      </w:r>
      <w:r w:rsidR="002D1350" w:rsidRPr="00431F4B">
        <w:rPr>
          <w:rFonts w:ascii="Calibri" w:hAnsi="Calibri" w:cs="Tahoma"/>
          <w:sz w:val="20"/>
          <w:szCs w:val="22"/>
        </w:rPr>
        <w:t xml:space="preserve"> </w:t>
      </w:r>
      <w:r w:rsidR="004412BC" w:rsidRPr="00431F4B">
        <w:rPr>
          <w:rFonts w:ascii="Calibri" w:hAnsi="Calibri" w:cs="Tahoma"/>
          <w:sz w:val="20"/>
          <w:szCs w:val="22"/>
        </w:rPr>
        <w:t xml:space="preserve">If </w:t>
      </w:r>
      <w:r w:rsidR="004412BC" w:rsidRPr="00431F4B">
        <w:rPr>
          <w:rFonts w:ascii="Calibri" w:hAnsi="Calibri" w:cs="Tahoma"/>
          <w:i/>
          <w:sz w:val="20"/>
          <w:szCs w:val="22"/>
        </w:rPr>
        <w:t>p</w:t>
      </w:r>
      <w:r w:rsidR="00615C6F" w:rsidRPr="00431F4B">
        <w:rPr>
          <w:rFonts w:ascii="Calibri" w:hAnsi="Calibri" w:cs="Tahoma"/>
          <w:i/>
          <w:sz w:val="20"/>
          <w:szCs w:val="22"/>
          <w:vertAlign w:val="subscript"/>
        </w:rPr>
        <w:t>5</w:t>
      </w:r>
      <w:r w:rsidR="004412BC" w:rsidRPr="00431F4B">
        <w:rPr>
          <w:rFonts w:ascii="Calibri" w:hAnsi="Calibri" w:cs="Tahoma"/>
          <w:i/>
          <w:sz w:val="20"/>
          <w:szCs w:val="22"/>
          <w:vertAlign w:val="subscript"/>
        </w:rPr>
        <w:t>C</w:t>
      </w:r>
      <w:r w:rsidR="00FC6AA7">
        <w:rPr>
          <w:rFonts w:ascii="Calibri" w:hAnsi="Calibri" w:cs="Tahoma"/>
          <w:i/>
          <w:sz w:val="20"/>
          <w:szCs w:val="22"/>
        </w:rPr>
        <w:t>(i,j; h,k</w:t>
      </w:r>
      <w:r w:rsidR="004412BC" w:rsidRPr="00431F4B">
        <w:rPr>
          <w:rFonts w:ascii="Calibri" w:hAnsi="Calibri" w:cs="Tahoma"/>
          <w:i/>
          <w:sz w:val="20"/>
          <w:szCs w:val="22"/>
        </w:rPr>
        <w:t>)</w:t>
      </w:r>
      <w:r w:rsidR="004412BC" w:rsidRPr="00431F4B">
        <w:rPr>
          <w:rFonts w:ascii="Calibri" w:hAnsi="Calibri" w:cs="Tahoma"/>
          <w:sz w:val="20"/>
          <w:szCs w:val="22"/>
        </w:rPr>
        <w:t xml:space="preserve">=1 we set </w:t>
      </w:r>
      <w:r w:rsidR="004412BC" w:rsidRPr="00431F4B">
        <w:rPr>
          <w:rFonts w:ascii="Calibri" w:hAnsi="Calibri" w:cs="Tahoma"/>
          <w:i/>
          <w:sz w:val="20"/>
          <w:szCs w:val="22"/>
        </w:rPr>
        <w:t>B</w:t>
      </w:r>
      <w:r w:rsidR="004412BC" w:rsidRPr="00431F4B">
        <w:rPr>
          <w:rFonts w:ascii="Calibri" w:hAnsi="Calibri" w:cs="Tahoma"/>
          <w:i/>
          <w:sz w:val="20"/>
          <w:szCs w:val="22"/>
          <w:vertAlign w:val="subscript"/>
        </w:rPr>
        <w:t>ij</w:t>
      </w:r>
      <w:r w:rsidR="00447E52" w:rsidRPr="00431F4B">
        <w:rPr>
          <w:rFonts w:ascii="Calibri" w:hAnsi="Calibri" w:cs="Tahoma"/>
          <w:sz w:val="20"/>
          <w:szCs w:val="22"/>
        </w:rPr>
        <w:t>=-2</w:t>
      </w:r>
      <w:r w:rsidR="00447E52" w:rsidRPr="00431F4B">
        <w:rPr>
          <w:rFonts w:ascii="Calibri" w:hAnsi="Calibri" w:cs="Tahoma"/>
          <w:i/>
          <w:sz w:val="20"/>
          <w:szCs w:val="22"/>
        </w:rPr>
        <w:t>B</w:t>
      </w:r>
      <w:r w:rsidR="00447E52" w:rsidRPr="00431F4B">
        <w:rPr>
          <w:rFonts w:ascii="Calibri" w:hAnsi="Calibri" w:cs="Tahoma"/>
          <w:i/>
          <w:sz w:val="20"/>
          <w:szCs w:val="22"/>
          <w:vertAlign w:val="subscript"/>
        </w:rPr>
        <w:t>0</w:t>
      </w:r>
      <w:r w:rsidR="00447E52" w:rsidRPr="00431F4B">
        <w:rPr>
          <w:rFonts w:ascii="Calibri" w:hAnsi="Calibri" w:cs="Tahoma"/>
          <w:sz w:val="20"/>
          <w:szCs w:val="22"/>
        </w:rPr>
        <w:t xml:space="preserve">. </w:t>
      </w:r>
      <w:r w:rsidR="00447E52" w:rsidRPr="007540CC">
        <w:rPr>
          <w:rFonts w:ascii="Calibri" w:hAnsi="Calibri" w:cs="Tahoma"/>
          <w:sz w:val="20"/>
          <w:szCs w:val="22"/>
        </w:rPr>
        <w:t xml:space="preserve">We found </w:t>
      </w:r>
      <w:r w:rsidR="00447E52" w:rsidRPr="007540CC">
        <w:rPr>
          <w:rFonts w:ascii="Calibri" w:hAnsi="Calibri" w:cs="Tahoma"/>
          <w:i/>
          <w:sz w:val="20"/>
          <w:szCs w:val="22"/>
        </w:rPr>
        <w:t>B</w:t>
      </w:r>
      <w:r w:rsidR="00447E52" w:rsidRPr="007540CC">
        <w:rPr>
          <w:rFonts w:ascii="Calibri" w:hAnsi="Calibri" w:cs="Tahoma"/>
          <w:i/>
          <w:sz w:val="20"/>
          <w:szCs w:val="22"/>
          <w:vertAlign w:val="subscript"/>
        </w:rPr>
        <w:t>0</w:t>
      </w:r>
      <w:r w:rsidR="00447E52" w:rsidRPr="007540CC">
        <w:rPr>
          <w:rFonts w:ascii="Calibri" w:hAnsi="Calibri" w:cs="Tahoma"/>
          <w:sz w:val="20"/>
          <w:szCs w:val="22"/>
        </w:rPr>
        <w:t>=0.2 to be a good starting point.</w:t>
      </w:r>
      <w:r w:rsidR="00986DE7" w:rsidRPr="00431F4B">
        <w:rPr>
          <w:rFonts w:ascii="Calibri" w:hAnsi="Calibri" w:cs="Tahoma"/>
          <w:sz w:val="20"/>
          <w:szCs w:val="22"/>
        </w:rPr>
        <w:t xml:space="preserve"> In the following we will express all energies in units of </w:t>
      </w:r>
      <w:r w:rsidR="00986DE7" w:rsidRPr="00431F4B">
        <w:rPr>
          <w:rFonts w:ascii="Calibri" w:hAnsi="Calibri" w:cs="Tahoma"/>
          <w:i/>
          <w:sz w:val="20"/>
          <w:szCs w:val="22"/>
        </w:rPr>
        <w:t>k</w:t>
      </w:r>
      <w:r w:rsidR="00986DE7" w:rsidRPr="00431F4B">
        <w:rPr>
          <w:rFonts w:ascii="Calibri" w:hAnsi="Calibri" w:cs="Tahoma"/>
          <w:i/>
          <w:sz w:val="20"/>
          <w:szCs w:val="22"/>
          <w:vertAlign w:val="subscript"/>
        </w:rPr>
        <w:t>B</w:t>
      </w:r>
      <w:r w:rsidR="00986DE7" w:rsidRPr="00431F4B">
        <w:rPr>
          <w:rFonts w:ascii="Calibri" w:hAnsi="Calibri" w:cs="Tahoma"/>
          <w:i/>
          <w:sz w:val="20"/>
          <w:szCs w:val="22"/>
        </w:rPr>
        <w:t>T</w:t>
      </w:r>
      <w:r w:rsidR="00986DE7" w:rsidRPr="00431F4B">
        <w:rPr>
          <w:rFonts w:ascii="Calibri" w:hAnsi="Calibri" w:cs="Tahoma"/>
          <w:sz w:val="20"/>
          <w:szCs w:val="22"/>
        </w:rPr>
        <w:t xml:space="preserve"> and set </w:t>
      </w:r>
      <w:r w:rsidR="00986DE7" w:rsidRPr="00431F4B">
        <w:rPr>
          <w:rFonts w:ascii="Calibri" w:hAnsi="Calibri" w:cs="Tahoma"/>
          <w:i/>
          <w:sz w:val="20"/>
          <w:szCs w:val="22"/>
        </w:rPr>
        <w:t>k</w:t>
      </w:r>
      <w:r w:rsidR="00986DE7" w:rsidRPr="00431F4B">
        <w:rPr>
          <w:rFonts w:ascii="Calibri" w:hAnsi="Calibri" w:cs="Tahoma"/>
          <w:i/>
          <w:sz w:val="20"/>
          <w:szCs w:val="22"/>
          <w:vertAlign w:val="subscript"/>
        </w:rPr>
        <w:t>B</w:t>
      </w:r>
      <w:r w:rsidR="00986DE7" w:rsidRPr="00431F4B">
        <w:rPr>
          <w:rFonts w:ascii="Calibri" w:hAnsi="Calibri" w:cs="Tahoma"/>
          <w:i/>
          <w:sz w:val="20"/>
          <w:szCs w:val="22"/>
        </w:rPr>
        <w:t>T</w:t>
      </w:r>
      <w:r w:rsidR="00986DE7" w:rsidRPr="00431F4B">
        <w:rPr>
          <w:rFonts w:ascii="Calibri" w:hAnsi="Calibri" w:cs="Tahoma"/>
          <w:sz w:val="20"/>
          <w:szCs w:val="22"/>
        </w:rPr>
        <w:t>=1</w:t>
      </w:r>
      <w:ins w:id="93" w:author="Guido Tiana" w:date="2013-08-07T15:24:00Z">
        <w:r w:rsidR="00B6013F">
          <w:rPr>
            <w:rFonts w:ascii="Calibri" w:hAnsi="Calibri" w:cs="Tahoma"/>
            <w:sz w:val="20"/>
            <w:szCs w:val="22"/>
          </w:rPr>
          <w:t>,</w:t>
        </w:r>
      </w:ins>
      <w:r w:rsidR="00986DE7" w:rsidRPr="00431F4B">
        <w:rPr>
          <w:rFonts w:ascii="Calibri" w:hAnsi="Calibri" w:cs="Tahoma"/>
          <w:sz w:val="20"/>
          <w:szCs w:val="22"/>
        </w:rPr>
        <w:t xml:space="preserve"> for simplicity.</w:t>
      </w:r>
    </w:p>
    <w:p w14:paraId="7C32058C" w14:textId="65E2BE3F" w:rsidR="003708BD" w:rsidRPr="00431F4B" w:rsidRDefault="004253CF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A Monte Carlo </w:t>
      </w:r>
      <w:r w:rsidR="001E4344" w:rsidRPr="00431F4B">
        <w:rPr>
          <w:rFonts w:ascii="Calibri" w:hAnsi="Calibri" w:cs="Tahoma"/>
          <w:sz w:val="20"/>
          <w:szCs w:val="22"/>
        </w:rPr>
        <w:t>sampling</w:t>
      </w:r>
      <w:r w:rsidR="001F098B" w:rsidRPr="00431F4B">
        <w:rPr>
          <w:rFonts w:ascii="Calibri" w:hAnsi="Calibri" w:cs="Tahoma"/>
          <w:sz w:val="20"/>
          <w:szCs w:val="22"/>
        </w:rPr>
        <w:t xml:space="preserve"> </w:t>
      </w:r>
      <w:r w:rsidR="003E774D" w:rsidRPr="00431F4B">
        <w:rPr>
          <w:rFonts w:ascii="Calibri" w:hAnsi="Calibri" w:cs="Tahoma"/>
          <w:sz w:val="20"/>
          <w:szCs w:val="22"/>
        </w:rPr>
        <w:t xml:space="preserve">of the conformation </w:t>
      </w:r>
      <w:r w:rsidR="009A7A3A" w:rsidRPr="00431F4B">
        <w:rPr>
          <w:rFonts w:ascii="Calibri" w:hAnsi="Calibri" w:cs="Tahoma"/>
          <w:sz w:val="20"/>
          <w:szCs w:val="22"/>
        </w:rPr>
        <w:t xml:space="preserve">space </w:t>
      </w:r>
      <w:r w:rsidR="001F098B" w:rsidRPr="00431F4B">
        <w:rPr>
          <w:rFonts w:ascii="Calibri" w:hAnsi="Calibri" w:cs="Tahoma"/>
          <w:sz w:val="20"/>
          <w:szCs w:val="22"/>
        </w:rPr>
        <w:t xml:space="preserve">is carried out to generate 5000 conformations that are representative of the system </w:t>
      </w:r>
      <w:r w:rsidR="00277E03" w:rsidRPr="00431F4B">
        <w:rPr>
          <w:rFonts w:ascii="Calibri" w:hAnsi="Calibri" w:cs="Tahoma"/>
          <w:sz w:val="20"/>
          <w:szCs w:val="22"/>
        </w:rPr>
        <w:t>(i.e., they describe the thermodynamics of the system in the canonical ensemble)</w:t>
      </w:r>
      <w:r w:rsidR="001F098B" w:rsidRPr="00431F4B">
        <w:rPr>
          <w:rFonts w:ascii="Calibri" w:hAnsi="Calibri" w:cs="Tahoma"/>
          <w:sz w:val="20"/>
          <w:szCs w:val="22"/>
        </w:rPr>
        <w:t xml:space="preserve">. </w:t>
      </w:r>
      <w:del w:id="94" w:author="Guido Tiana" w:date="2013-08-07T15:25:00Z">
        <w:r w:rsidR="001F098B" w:rsidRPr="00431F4B" w:rsidDel="003656DD">
          <w:rPr>
            <w:rFonts w:ascii="Calibri" w:hAnsi="Calibri" w:cs="Tahoma"/>
            <w:sz w:val="20"/>
            <w:szCs w:val="22"/>
          </w:rPr>
          <w:delText xml:space="preserve">The </w:delText>
        </w:r>
        <w:r w:rsidR="00277E03" w:rsidRPr="00431F4B" w:rsidDel="003656DD">
          <w:rPr>
            <w:rFonts w:ascii="Calibri" w:hAnsi="Calibri" w:cs="Tahoma"/>
            <w:sz w:val="20"/>
            <w:szCs w:val="22"/>
          </w:rPr>
          <w:delText>details of the implementation of the Monte Carlo code are described in Tiana and Sutto, Phys. Rev. E 84, 061910 (2011).</w:delText>
        </w:r>
        <w:r w:rsidR="005F34F3" w:rsidRPr="00431F4B" w:rsidDel="003656DD">
          <w:rPr>
            <w:rFonts w:ascii="Calibri" w:hAnsi="Calibri" w:cs="Tahoma"/>
            <w:sz w:val="20"/>
            <w:szCs w:val="22"/>
          </w:rPr>
          <w:delText xml:space="preserve"> </w:delText>
        </w:r>
      </w:del>
    </w:p>
    <w:p w14:paraId="6FEA3219" w14:textId="10982E96" w:rsidR="00272BB6" w:rsidRDefault="005F34F3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Each simulation lasts for </w:t>
      </w:r>
      <w:r w:rsidR="00827711" w:rsidRPr="00431F4B">
        <w:rPr>
          <w:rFonts w:ascii="Calibri" w:hAnsi="Calibri" w:cs="Tahoma"/>
          <w:i/>
          <w:sz w:val="20"/>
          <w:szCs w:val="22"/>
        </w:rPr>
        <w:t>N</w:t>
      </w:r>
      <w:r w:rsidR="00827711" w:rsidRPr="00431F4B">
        <w:rPr>
          <w:rFonts w:ascii="Calibri" w:hAnsi="Calibri" w:cs="Tahoma"/>
          <w:i/>
          <w:sz w:val="20"/>
          <w:szCs w:val="22"/>
          <w:vertAlign w:val="subscript"/>
        </w:rPr>
        <w:t>MC</w:t>
      </w:r>
      <w:r w:rsidR="00827711" w:rsidRPr="00462257">
        <w:rPr>
          <w:rFonts w:ascii="Calibri" w:hAnsi="Calibri" w:cs="Tahoma"/>
          <w:sz w:val="20"/>
          <w:szCs w:val="22"/>
        </w:rPr>
        <w:t>=</w:t>
      </w:r>
      <w:r w:rsidR="00ED53D1" w:rsidRPr="00462257">
        <w:rPr>
          <w:rFonts w:ascii="Calibri" w:hAnsi="Calibri" w:cs="Tahoma"/>
          <w:sz w:val="20"/>
          <w:szCs w:val="22"/>
        </w:rPr>
        <w:t>5</w:t>
      </w:r>
      <w:r w:rsidR="00ED53D1" w:rsidRPr="00462257">
        <w:rPr>
          <w:rFonts w:ascii="Calibri" w:hAnsi="Calibri" w:cs="Tahoma"/>
          <w:sz w:val="20"/>
          <w:szCs w:val="22"/>
        </w:rPr>
        <w:sym w:font="Symbol" w:char="F0D7"/>
      </w:r>
      <w:r w:rsidR="00ED53D1" w:rsidRPr="00462257">
        <w:rPr>
          <w:rFonts w:ascii="Calibri" w:hAnsi="Calibri" w:cs="Tahoma"/>
          <w:sz w:val="20"/>
          <w:szCs w:val="22"/>
        </w:rPr>
        <w:t>10</w:t>
      </w:r>
      <w:r w:rsidR="00ED53D1" w:rsidRPr="00462257">
        <w:rPr>
          <w:rFonts w:ascii="Calibri" w:hAnsi="Calibri" w:cs="Tahoma"/>
          <w:sz w:val="20"/>
          <w:szCs w:val="22"/>
          <w:vertAlign w:val="superscript"/>
        </w:rPr>
        <w:t>8</w:t>
      </w:r>
      <w:r w:rsidR="003708BD" w:rsidRPr="00431F4B">
        <w:rPr>
          <w:rFonts w:ascii="Calibri" w:hAnsi="Calibri" w:cs="Tahoma"/>
          <w:sz w:val="20"/>
          <w:szCs w:val="22"/>
        </w:rPr>
        <w:t xml:space="preserve"> steps. </w:t>
      </w:r>
      <w:r w:rsidR="00923B5F" w:rsidRPr="00431F4B">
        <w:rPr>
          <w:rFonts w:ascii="Calibri" w:hAnsi="Calibri" w:cs="Tahoma"/>
          <w:sz w:val="20"/>
          <w:szCs w:val="22"/>
        </w:rPr>
        <w:t xml:space="preserve">Every </w:t>
      </w:r>
      <w:r w:rsidR="00711D0A" w:rsidRPr="00431F4B">
        <w:rPr>
          <w:rFonts w:ascii="Calibri" w:hAnsi="Calibri" w:cs="Tahoma"/>
          <w:i/>
          <w:sz w:val="20"/>
          <w:szCs w:val="22"/>
        </w:rPr>
        <w:t>N</w:t>
      </w:r>
      <w:r w:rsidR="00711D0A" w:rsidRPr="00431F4B">
        <w:rPr>
          <w:rFonts w:ascii="Calibri" w:hAnsi="Calibri" w:cs="Tahoma"/>
          <w:i/>
          <w:sz w:val="20"/>
          <w:szCs w:val="22"/>
          <w:vertAlign w:val="subscript"/>
        </w:rPr>
        <w:t>rec</w:t>
      </w:r>
      <w:r w:rsidR="00711D0A" w:rsidRPr="00462257">
        <w:rPr>
          <w:rFonts w:ascii="Calibri" w:hAnsi="Calibri" w:cs="Tahoma"/>
          <w:sz w:val="20"/>
          <w:szCs w:val="22"/>
        </w:rPr>
        <w:t>=</w:t>
      </w:r>
      <w:r w:rsidR="00814E06" w:rsidRPr="00462257">
        <w:rPr>
          <w:rFonts w:ascii="Calibri" w:hAnsi="Calibri" w:cs="Tahoma"/>
          <w:sz w:val="20"/>
          <w:szCs w:val="22"/>
        </w:rPr>
        <w:t>5</w:t>
      </w:r>
      <w:r w:rsidR="00814E06" w:rsidRPr="00462257">
        <w:rPr>
          <w:rFonts w:ascii="Calibri" w:hAnsi="Calibri" w:cs="Tahoma"/>
          <w:sz w:val="20"/>
          <w:szCs w:val="22"/>
        </w:rPr>
        <w:sym w:font="Symbol" w:char="F0D7"/>
      </w:r>
      <w:r w:rsidR="00923B5F" w:rsidRPr="00462257">
        <w:rPr>
          <w:rFonts w:ascii="Calibri" w:hAnsi="Calibri" w:cs="Tahoma"/>
          <w:sz w:val="20"/>
          <w:szCs w:val="22"/>
        </w:rPr>
        <w:t>10</w:t>
      </w:r>
      <w:r w:rsidR="00814E06" w:rsidRPr="00462257">
        <w:rPr>
          <w:rFonts w:ascii="Calibri" w:hAnsi="Calibri" w:cs="Tahoma"/>
          <w:sz w:val="20"/>
          <w:szCs w:val="22"/>
          <w:vertAlign w:val="superscript"/>
        </w:rPr>
        <w:t>3</w:t>
      </w:r>
      <w:r w:rsidR="00923B5F" w:rsidRPr="00431F4B">
        <w:rPr>
          <w:rFonts w:ascii="Calibri" w:hAnsi="Calibri" w:cs="Tahoma"/>
          <w:sz w:val="20"/>
          <w:szCs w:val="22"/>
        </w:rPr>
        <w:t xml:space="preserve"> Monte Carlo steps</w:t>
      </w:r>
      <w:r w:rsidR="002409F0" w:rsidRPr="00431F4B">
        <w:rPr>
          <w:rFonts w:ascii="Calibri" w:hAnsi="Calibri" w:cs="Tahoma"/>
          <w:sz w:val="20"/>
          <w:szCs w:val="22"/>
        </w:rPr>
        <w:t xml:space="preserve"> a conformation of the chromatin </w:t>
      </w:r>
      <w:r w:rsidR="005D3114" w:rsidRPr="00431F4B">
        <w:rPr>
          <w:rFonts w:ascii="Calibri" w:hAnsi="Calibri" w:cs="Tahoma"/>
          <w:sz w:val="20"/>
          <w:szCs w:val="22"/>
        </w:rPr>
        <w:t>fibre</w:t>
      </w:r>
      <w:r w:rsidR="002409F0" w:rsidRPr="00431F4B">
        <w:rPr>
          <w:rFonts w:ascii="Calibri" w:hAnsi="Calibri" w:cs="Tahoma"/>
          <w:sz w:val="20"/>
          <w:szCs w:val="22"/>
        </w:rPr>
        <w:t xml:space="preserve"> is recorded. </w:t>
      </w:r>
      <w:r w:rsidR="000C6646" w:rsidRPr="00431F4B">
        <w:rPr>
          <w:rFonts w:ascii="Calibri" w:hAnsi="Calibri" w:cs="Tahoma"/>
          <w:sz w:val="20"/>
          <w:szCs w:val="22"/>
        </w:rPr>
        <w:t xml:space="preserve">The segments between </w:t>
      </w:r>
      <w:r w:rsidR="000C6646" w:rsidRPr="00431F4B">
        <w:rPr>
          <w:rFonts w:ascii="Calibri" w:hAnsi="Calibri" w:cs="Tahoma"/>
          <w:i/>
          <w:sz w:val="20"/>
          <w:szCs w:val="22"/>
        </w:rPr>
        <w:t>i</w:t>
      </w:r>
      <w:r w:rsidR="000C6646" w:rsidRPr="00431F4B">
        <w:rPr>
          <w:rFonts w:ascii="Calibri" w:hAnsi="Calibri" w:cs="Tahoma"/>
          <w:sz w:val="20"/>
          <w:szCs w:val="22"/>
        </w:rPr>
        <w:t xml:space="preserve"> and </w:t>
      </w:r>
      <w:r w:rsidR="000C6646" w:rsidRPr="00431F4B">
        <w:rPr>
          <w:rFonts w:ascii="Calibri" w:hAnsi="Calibri" w:cs="Tahoma"/>
          <w:i/>
          <w:sz w:val="20"/>
          <w:szCs w:val="22"/>
        </w:rPr>
        <w:t>j</w:t>
      </w:r>
      <w:r w:rsidR="000C6646" w:rsidRPr="00431F4B">
        <w:rPr>
          <w:rFonts w:ascii="Calibri" w:hAnsi="Calibri" w:cs="Tahoma"/>
          <w:sz w:val="20"/>
          <w:szCs w:val="22"/>
        </w:rPr>
        <w:t xml:space="preserve"> and between </w:t>
      </w:r>
      <w:r w:rsidR="000C6646" w:rsidRPr="00431F4B">
        <w:rPr>
          <w:rFonts w:ascii="Calibri" w:hAnsi="Calibri" w:cs="Tahoma"/>
          <w:i/>
          <w:sz w:val="20"/>
          <w:szCs w:val="22"/>
        </w:rPr>
        <w:t>k</w:t>
      </w:r>
      <w:r w:rsidR="000C6646" w:rsidRPr="00431F4B">
        <w:rPr>
          <w:rFonts w:ascii="Calibri" w:hAnsi="Calibri" w:cs="Tahoma"/>
          <w:sz w:val="20"/>
          <w:szCs w:val="22"/>
        </w:rPr>
        <w:t xml:space="preserve"> and </w:t>
      </w:r>
      <w:r w:rsidR="000C6646" w:rsidRPr="00431F4B">
        <w:rPr>
          <w:rFonts w:ascii="Calibri" w:hAnsi="Calibri" w:cs="Tahoma"/>
          <w:i/>
          <w:sz w:val="20"/>
          <w:szCs w:val="22"/>
        </w:rPr>
        <w:t>l</w:t>
      </w:r>
      <w:r w:rsidR="000C6646" w:rsidRPr="00431F4B">
        <w:rPr>
          <w:rFonts w:ascii="Calibri" w:hAnsi="Calibri" w:cs="Tahoma"/>
          <w:sz w:val="20"/>
          <w:szCs w:val="22"/>
        </w:rPr>
        <w:t xml:space="preserve"> are defined to be in contact if </w:t>
      </w:r>
      <w:r w:rsidR="000C6646" w:rsidRPr="00834681">
        <w:rPr>
          <w:rFonts w:ascii="Calibri" w:hAnsi="Calibri" w:cs="Tahoma"/>
          <w:i/>
          <w:sz w:val="20"/>
          <w:szCs w:val="22"/>
        </w:rPr>
        <w:t xml:space="preserve">at least </w:t>
      </w:r>
      <w:r w:rsidR="001E4344" w:rsidRPr="00834681">
        <w:rPr>
          <w:rFonts w:ascii="Calibri" w:hAnsi="Calibri" w:cs="Tahoma"/>
          <w:i/>
          <w:sz w:val="20"/>
          <w:szCs w:val="22"/>
        </w:rPr>
        <w:t>one bead</w:t>
      </w:r>
      <w:r w:rsidR="001E4344" w:rsidRPr="00431F4B">
        <w:rPr>
          <w:rFonts w:ascii="Calibri" w:hAnsi="Calibri" w:cs="Tahoma"/>
          <w:sz w:val="20"/>
          <w:szCs w:val="22"/>
        </w:rPr>
        <w:t xml:space="preserve"> </w:t>
      </w:r>
      <w:r w:rsidR="007540CC">
        <w:rPr>
          <w:rFonts w:ascii="Calibri" w:hAnsi="Calibri" w:cs="Tahoma"/>
          <w:sz w:val="20"/>
          <w:szCs w:val="22"/>
        </w:rPr>
        <w:t xml:space="preserve">in the range </w:t>
      </w:r>
      <w:r w:rsidR="007540CC">
        <w:rPr>
          <w:rFonts w:ascii="Calibri" w:hAnsi="Calibri" w:cs="Tahoma"/>
          <w:i/>
          <w:sz w:val="20"/>
          <w:szCs w:val="22"/>
        </w:rPr>
        <w:t xml:space="preserve">i…j </w:t>
      </w:r>
      <w:r w:rsidR="007540CC">
        <w:rPr>
          <w:rFonts w:ascii="Calibri" w:hAnsi="Calibri" w:cs="Tahoma"/>
          <w:sz w:val="20"/>
          <w:szCs w:val="22"/>
        </w:rPr>
        <w:t>is within</w:t>
      </w:r>
      <w:r w:rsidR="001E4344" w:rsidRPr="00431F4B">
        <w:rPr>
          <w:rFonts w:ascii="Calibri" w:hAnsi="Calibri" w:cs="Tahoma"/>
          <w:sz w:val="20"/>
          <w:szCs w:val="22"/>
        </w:rPr>
        <w:t xml:space="preserve"> distance </w:t>
      </w:r>
      <w:r w:rsidR="00DE4280" w:rsidRPr="00431F4B">
        <w:rPr>
          <w:rFonts w:ascii="Calibri" w:hAnsi="Calibri" w:cs="Tahoma"/>
          <w:i/>
          <w:sz w:val="20"/>
          <w:szCs w:val="22"/>
        </w:rPr>
        <w:t>R</w:t>
      </w:r>
      <w:r w:rsidR="001E4344" w:rsidRPr="00431F4B">
        <w:rPr>
          <w:rFonts w:ascii="Calibri" w:hAnsi="Calibri" w:cs="Tahoma"/>
          <w:sz w:val="20"/>
          <w:szCs w:val="22"/>
        </w:rPr>
        <w:t xml:space="preserve"> from a bead </w:t>
      </w:r>
      <w:r w:rsidR="007540CC">
        <w:rPr>
          <w:rFonts w:ascii="Calibri" w:hAnsi="Calibri" w:cs="Tahoma"/>
          <w:sz w:val="20"/>
          <w:szCs w:val="22"/>
        </w:rPr>
        <w:t>in the range</w:t>
      </w:r>
      <w:r w:rsidR="007540CC" w:rsidRPr="007540CC">
        <w:rPr>
          <w:rFonts w:ascii="Calibri" w:hAnsi="Calibri" w:cs="Tahoma"/>
          <w:i/>
          <w:sz w:val="20"/>
          <w:szCs w:val="22"/>
        </w:rPr>
        <w:t xml:space="preserve"> k…</w:t>
      </w:r>
      <w:r w:rsidR="007540CC">
        <w:rPr>
          <w:rFonts w:ascii="Calibri" w:hAnsi="Calibri" w:cs="Tahoma"/>
          <w:i/>
          <w:sz w:val="20"/>
          <w:szCs w:val="22"/>
        </w:rPr>
        <w:t>l</w:t>
      </w:r>
      <w:r w:rsidR="00445C8C">
        <w:rPr>
          <w:rFonts w:ascii="Calibri" w:hAnsi="Calibri" w:cs="Tahoma"/>
          <w:sz w:val="20"/>
          <w:szCs w:val="22"/>
        </w:rPr>
        <w:t xml:space="preserve"> </w:t>
      </w:r>
      <w:r w:rsidR="00445C8C" w:rsidRPr="00431F4B">
        <w:rPr>
          <w:rFonts w:ascii="Calibri" w:hAnsi="Calibri" w:cs="Tahoma"/>
          <w:sz w:val="20"/>
          <w:szCs w:val="22"/>
        </w:rPr>
        <w:t>(</w:t>
      </w:r>
      <w:r w:rsidR="00445C8C" w:rsidRPr="00923E9D">
        <w:rPr>
          <w:rFonts w:ascii="Calibri" w:hAnsi="Calibri" w:cs="Tahoma"/>
          <w:b/>
          <w:sz w:val="20"/>
          <w:szCs w:val="22"/>
        </w:rPr>
        <w:t>Figure M5</w:t>
      </w:r>
      <w:r w:rsidR="00445C8C" w:rsidRPr="00431F4B">
        <w:rPr>
          <w:rFonts w:ascii="Calibri" w:hAnsi="Calibri" w:cs="Tahoma"/>
          <w:sz w:val="20"/>
          <w:szCs w:val="22"/>
        </w:rPr>
        <w:t>)</w:t>
      </w:r>
      <w:r w:rsidR="007540CC" w:rsidRPr="00445C8C">
        <w:rPr>
          <w:rFonts w:ascii="Calibri" w:hAnsi="Calibri" w:cs="Tahoma"/>
          <w:sz w:val="20"/>
          <w:szCs w:val="22"/>
        </w:rPr>
        <w:t>,</w:t>
      </w:r>
      <w:r w:rsidR="007540CC">
        <w:rPr>
          <w:rFonts w:ascii="Calibri" w:hAnsi="Calibri" w:cs="Tahoma"/>
          <w:i/>
          <w:sz w:val="20"/>
          <w:szCs w:val="22"/>
        </w:rPr>
        <w:t xml:space="preserve"> </w:t>
      </w:r>
      <w:r w:rsidR="007540CC">
        <w:rPr>
          <w:rFonts w:ascii="Calibri" w:hAnsi="Calibri" w:cs="Tahoma"/>
          <w:sz w:val="20"/>
          <w:szCs w:val="22"/>
        </w:rPr>
        <w:t xml:space="preserve">where </w:t>
      </w:r>
      <w:r w:rsidR="007540CC">
        <w:rPr>
          <w:rFonts w:ascii="Calibri" w:hAnsi="Calibri" w:cs="Tahoma"/>
          <w:i/>
          <w:sz w:val="20"/>
          <w:szCs w:val="22"/>
        </w:rPr>
        <w:t>R</w:t>
      </w:r>
      <w:r w:rsidR="007540CC">
        <w:rPr>
          <w:rFonts w:ascii="Calibri" w:hAnsi="Calibri" w:cs="Tahoma"/>
          <w:sz w:val="20"/>
          <w:szCs w:val="22"/>
        </w:rPr>
        <w:t xml:space="preserve"> is the contact radius</w:t>
      </w:r>
      <w:r w:rsidR="00804231">
        <w:rPr>
          <w:rFonts w:ascii="Calibri" w:hAnsi="Calibri" w:cs="Tahoma"/>
          <w:sz w:val="20"/>
          <w:szCs w:val="22"/>
        </w:rPr>
        <w:t xml:space="preserve"> that was</w:t>
      </w:r>
      <w:r w:rsidR="007540CC">
        <w:rPr>
          <w:rFonts w:ascii="Calibri" w:hAnsi="Calibri" w:cs="Tahoma"/>
          <w:sz w:val="20"/>
          <w:szCs w:val="22"/>
        </w:rPr>
        <w:t xml:space="preserve"> defined in Section 1</w:t>
      </w:r>
      <w:r w:rsidR="001E4344" w:rsidRPr="00431F4B">
        <w:rPr>
          <w:rFonts w:ascii="Calibri" w:hAnsi="Calibri" w:cs="Tahoma"/>
          <w:sz w:val="20"/>
          <w:szCs w:val="22"/>
        </w:rPr>
        <w:t xml:space="preserve">. </w:t>
      </w:r>
      <w:r w:rsidR="00272BB6" w:rsidRPr="00272BB6">
        <w:rPr>
          <w:rFonts w:ascii="Calibri" w:hAnsi="Calibri" w:cs="Tahoma"/>
          <w:sz w:val="20"/>
          <w:szCs w:val="22"/>
        </w:rPr>
        <w:t>This choice is motivated by the fact that when</w:t>
      </w:r>
      <w:r w:rsidR="00272BB6">
        <w:rPr>
          <w:rFonts w:ascii="Calibri" w:hAnsi="Calibri" w:cs="Tahoma"/>
          <w:sz w:val="20"/>
          <w:szCs w:val="22"/>
        </w:rPr>
        <w:t>ever</w:t>
      </w:r>
      <w:r w:rsidR="00272BB6" w:rsidRPr="00272BB6">
        <w:rPr>
          <w:rFonts w:ascii="Calibri" w:hAnsi="Calibri" w:cs="Tahoma"/>
          <w:sz w:val="20"/>
          <w:szCs w:val="22"/>
        </w:rPr>
        <w:t xml:space="preserve"> two restriction fragments are crosslinked and </w:t>
      </w:r>
      <w:r w:rsidR="00272BB6">
        <w:rPr>
          <w:rFonts w:ascii="Calibri" w:hAnsi="Calibri" w:cs="Tahoma"/>
          <w:sz w:val="20"/>
          <w:szCs w:val="22"/>
        </w:rPr>
        <w:t xml:space="preserve">this interaction is </w:t>
      </w:r>
      <w:r w:rsidR="00272BB6" w:rsidRPr="00272BB6">
        <w:rPr>
          <w:rFonts w:ascii="Calibri" w:hAnsi="Calibri" w:cs="Tahoma"/>
          <w:sz w:val="20"/>
          <w:szCs w:val="22"/>
        </w:rPr>
        <w:t xml:space="preserve">detected in 5C, </w:t>
      </w:r>
      <w:r w:rsidR="00272BB6">
        <w:rPr>
          <w:rFonts w:ascii="Calibri" w:hAnsi="Calibri" w:cs="Tahoma"/>
          <w:sz w:val="20"/>
          <w:szCs w:val="22"/>
        </w:rPr>
        <w:t>it is impossible to determine which</w:t>
      </w:r>
      <w:r w:rsidR="00272BB6" w:rsidRPr="00272BB6">
        <w:rPr>
          <w:rFonts w:ascii="Calibri" w:hAnsi="Calibri" w:cs="Tahoma"/>
          <w:sz w:val="20"/>
          <w:szCs w:val="22"/>
        </w:rPr>
        <w:t xml:space="preserve"> parts of the two restriction fragments </w:t>
      </w:r>
      <w:r w:rsidR="00272BB6">
        <w:rPr>
          <w:rFonts w:ascii="Calibri" w:hAnsi="Calibri" w:cs="Tahoma"/>
          <w:sz w:val="20"/>
          <w:szCs w:val="22"/>
        </w:rPr>
        <w:t>were</w:t>
      </w:r>
      <w:r w:rsidR="00272BB6" w:rsidRPr="00272BB6">
        <w:rPr>
          <w:rFonts w:ascii="Calibri" w:hAnsi="Calibri" w:cs="Tahoma"/>
          <w:sz w:val="20"/>
          <w:szCs w:val="22"/>
        </w:rPr>
        <w:t xml:space="preserve"> actually </w:t>
      </w:r>
      <w:r w:rsidR="00272BB6">
        <w:rPr>
          <w:rFonts w:ascii="Calibri" w:hAnsi="Calibri" w:cs="Tahoma"/>
          <w:sz w:val="20"/>
          <w:szCs w:val="22"/>
        </w:rPr>
        <w:t>in physical proximity</w:t>
      </w:r>
      <w:r w:rsidR="00272BB6" w:rsidRPr="00272BB6">
        <w:rPr>
          <w:rFonts w:ascii="Calibri" w:hAnsi="Calibri" w:cs="Tahoma"/>
          <w:sz w:val="20"/>
          <w:szCs w:val="22"/>
        </w:rPr>
        <w:t xml:space="preserve">. </w:t>
      </w:r>
    </w:p>
    <w:p w14:paraId="14E78378" w14:textId="77777777" w:rsidR="00804231" w:rsidRPr="00431F4B" w:rsidRDefault="00804231" w:rsidP="00804231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p w14:paraId="10AB6146" w14:textId="77777777" w:rsidR="00804231" w:rsidRPr="00431F4B" w:rsidRDefault="00804231" w:rsidP="00804231">
      <w:pPr>
        <w:spacing w:after="0" w:line="276" w:lineRule="auto"/>
        <w:ind w:firstLine="227"/>
        <w:jc w:val="center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noProof/>
          <w:sz w:val="20"/>
          <w:szCs w:val="22"/>
          <w:lang w:val="en-US" w:eastAsia="en-US"/>
        </w:rPr>
        <w:drawing>
          <wp:inline distT="0" distB="0" distL="0" distR="0" wp14:anchorId="06AB2458" wp14:editId="6E9DEAB4">
            <wp:extent cx="1471836" cy="1242464"/>
            <wp:effectExtent l="0" t="0" r="1905" b="2540"/>
            <wp:docPr id="20" name="Picture 20" descr="System:Users:luca:Documents:ChrX:Draft:Supplementary_FIgures:contact_scheme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ystem:Users:luca:Documents:ChrX:Draft:Supplementary_FIgures:contact_scheme.eps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6" r="38281" b="41374"/>
                    <a:stretch/>
                  </pic:blipFill>
                  <pic:spPr bwMode="auto">
                    <a:xfrm>
                      <a:off x="0" y="0"/>
                      <a:ext cx="1474498" cy="124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F6345" w14:textId="77777777" w:rsidR="00804231" w:rsidRPr="00431F4B" w:rsidRDefault="00804231" w:rsidP="00804231">
      <w:pPr>
        <w:spacing w:after="0" w:line="276" w:lineRule="auto"/>
        <w:ind w:firstLine="227"/>
        <w:jc w:val="both"/>
        <w:rPr>
          <w:rFonts w:ascii="Calibri" w:hAnsi="Calibri" w:cs="Tahoma"/>
          <w:b/>
          <w:sz w:val="18"/>
          <w:szCs w:val="22"/>
        </w:rPr>
      </w:pPr>
    </w:p>
    <w:p w14:paraId="5E500151" w14:textId="77777777" w:rsidR="00804231" w:rsidRPr="0051322D" w:rsidRDefault="00804231" w:rsidP="00804231">
      <w:pPr>
        <w:spacing w:after="0" w:line="276" w:lineRule="auto"/>
        <w:ind w:firstLine="227"/>
        <w:jc w:val="both"/>
        <w:rPr>
          <w:rFonts w:ascii="Cambria" w:hAnsi="Cambria" w:cs="Cambria"/>
          <w:i/>
          <w:sz w:val="18"/>
          <w:szCs w:val="22"/>
        </w:rPr>
      </w:pPr>
      <w:r w:rsidRPr="00431F4B">
        <w:rPr>
          <w:rFonts w:ascii="Calibri" w:hAnsi="Calibri" w:cs="Tahoma"/>
          <w:b/>
          <w:sz w:val="18"/>
          <w:szCs w:val="22"/>
        </w:rPr>
        <w:t>Figure M</w:t>
      </w:r>
      <w:r>
        <w:rPr>
          <w:rFonts w:ascii="Calibri" w:hAnsi="Calibri" w:cs="Tahoma"/>
          <w:b/>
          <w:sz w:val="18"/>
          <w:szCs w:val="22"/>
        </w:rPr>
        <w:t>5</w:t>
      </w:r>
      <w:r w:rsidRPr="00431F4B">
        <w:rPr>
          <w:rFonts w:ascii="Calibri" w:hAnsi="Calibri" w:cs="Tahoma"/>
          <w:b/>
          <w:sz w:val="18"/>
          <w:szCs w:val="22"/>
        </w:rPr>
        <w:t>.</w:t>
      </w:r>
      <w:r w:rsidRPr="00431F4B">
        <w:rPr>
          <w:rFonts w:ascii="Calibri" w:hAnsi="Calibri" w:cs="Tahoma"/>
          <w:sz w:val="18"/>
          <w:szCs w:val="22"/>
        </w:rPr>
        <w:t xml:space="preserve"> Contact probability in the polymer model.</w:t>
      </w:r>
      <w:r>
        <w:rPr>
          <w:rFonts w:ascii="Calibri" w:hAnsi="Calibri" w:cs="Tahoma"/>
          <w:sz w:val="18"/>
          <w:szCs w:val="22"/>
        </w:rPr>
        <w:t xml:space="preserve"> Two restriction fragments represented by bead sequences </w:t>
      </w:r>
      <w:r>
        <w:rPr>
          <w:rFonts w:ascii="Calibri" w:hAnsi="Calibri" w:cs="Tahoma"/>
          <w:i/>
          <w:sz w:val="18"/>
          <w:szCs w:val="22"/>
        </w:rPr>
        <w:t>i…j</w:t>
      </w:r>
      <w:r>
        <w:rPr>
          <w:rFonts w:ascii="Calibri" w:hAnsi="Calibri" w:cs="Tahoma"/>
          <w:sz w:val="18"/>
          <w:szCs w:val="22"/>
        </w:rPr>
        <w:t xml:space="preserve"> and </w:t>
      </w:r>
      <w:r>
        <w:rPr>
          <w:rFonts w:ascii="Calibri" w:hAnsi="Calibri" w:cs="Tahoma"/>
          <w:i/>
          <w:sz w:val="18"/>
          <w:szCs w:val="22"/>
        </w:rPr>
        <w:t>h…k</w:t>
      </w:r>
      <w:r>
        <w:rPr>
          <w:rFonts w:ascii="Calibri" w:hAnsi="Calibri" w:cs="Tahoma"/>
          <w:sz w:val="18"/>
          <w:szCs w:val="22"/>
        </w:rPr>
        <w:t xml:space="preserve"> are considered to be in contact whenever two beads </w:t>
      </w:r>
      <m:oMath>
        <m:r>
          <w:rPr>
            <w:rFonts w:ascii="Cambria Math" w:hAnsi="Cambria Math" w:cs="Tahoma"/>
            <w:sz w:val="18"/>
            <w:szCs w:val="22"/>
          </w:rPr>
          <m:t>m∈i…j</m:t>
        </m:r>
      </m:oMath>
      <w:r>
        <w:rPr>
          <w:rFonts w:ascii="Calibri" w:hAnsi="Calibri" w:cs="Tahoma"/>
          <w:sz w:val="18"/>
          <w:szCs w:val="22"/>
        </w:rPr>
        <w:t xml:space="preserve"> and </w:t>
      </w:r>
      <m:oMath>
        <m:r>
          <w:rPr>
            <w:rFonts w:ascii="Cambria Math" w:hAnsi="Cambria Math" w:cs="Tahoma"/>
            <w:sz w:val="18"/>
            <w:szCs w:val="22"/>
          </w:rPr>
          <m:t>n∈h…k</m:t>
        </m:r>
      </m:oMath>
    </w:p>
    <w:p w14:paraId="3E4F638E" w14:textId="77777777" w:rsidR="00804231" w:rsidRPr="00431F4B" w:rsidRDefault="00804231" w:rsidP="00804231">
      <w:pPr>
        <w:spacing w:after="0" w:line="276" w:lineRule="auto"/>
        <w:jc w:val="both"/>
        <w:rPr>
          <w:rFonts w:ascii="Calibri" w:hAnsi="Calibri" w:cs="Tahoma"/>
          <w:sz w:val="20"/>
          <w:szCs w:val="22"/>
        </w:rPr>
      </w:pPr>
    </w:p>
    <w:p w14:paraId="2DA7AEBE" w14:textId="77777777" w:rsidR="00804231" w:rsidRDefault="00804231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p w14:paraId="25279128" w14:textId="536E96D2" w:rsidR="00A43754" w:rsidRPr="00431F4B" w:rsidRDefault="000E22AD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We define the function </w:t>
      </w:r>
      <w:r w:rsidRPr="00431F4B">
        <w:rPr>
          <w:rFonts w:ascii="Calibri" w:hAnsi="Calibri" w:cs="Tahoma"/>
          <w:i/>
          <w:sz w:val="20"/>
          <w:szCs w:val="22"/>
        </w:rPr>
        <w:sym w:font="Symbol" w:char="F044"/>
      </w:r>
      <w:r w:rsidR="00711D0A" w:rsidRPr="008B6F6E">
        <w:rPr>
          <w:rFonts w:ascii="Calibri" w:hAnsi="Calibri" w:cs="Tahoma"/>
          <w:sz w:val="20"/>
          <w:szCs w:val="22"/>
          <w:vertAlign w:val="subscript"/>
        </w:rPr>
        <w:t>s</w:t>
      </w:r>
      <w:r w:rsidR="008B6F6E">
        <w:rPr>
          <w:rFonts w:ascii="Calibri" w:hAnsi="Calibri" w:cs="Tahoma"/>
          <w:sz w:val="20"/>
          <w:szCs w:val="22"/>
        </w:rPr>
        <w:t>(</w:t>
      </w:r>
      <w:r w:rsidRPr="008B6F6E">
        <w:rPr>
          <w:rFonts w:ascii="Calibri" w:hAnsi="Calibri" w:cs="Tahoma"/>
          <w:i/>
          <w:sz w:val="20"/>
          <w:szCs w:val="22"/>
        </w:rPr>
        <w:t>i</w:t>
      </w:r>
      <w:r w:rsidRPr="00431F4B">
        <w:rPr>
          <w:rFonts w:ascii="Calibri" w:hAnsi="Calibri" w:cs="Tahoma"/>
          <w:i/>
          <w:sz w:val="20"/>
          <w:szCs w:val="22"/>
        </w:rPr>
        <w:t xml:space="preserve">,j; </w:t>
      </w:r>
      <w:r w:rsidR="002314C2" w:rsidRPr="00431F4B">
        <w:rPr>
          <w:rFonts w:ascii="Calibri" w:hAnsi="Calibri" w:cs="Tahoma"/>
          <w:i/>
          <w:sz w:val="20"/>
          <w:szCs w:val="22"/>
        </w:rPr>
        <w:t>h,k</w:t>
      </w:r>
      <w:r w:rsidR="002314C2" w:rsidRPr="008B6F6E">
        <w:rPr>
          <w:rFonts w:ascii="Calibri" w:hAnsi="Calibri" w:cs="Tahoma"/>
          <w:sz w:val="20"/>
          <w:szCs w:val="22"/>
        </w:rPr>
        <w:t>)</w:t>
      </w:r>
      <w:r w:rsidRPr="008B6F6E">
        <w:rPr>
          <w:rFonts w:ascii="Calibri" w:hAnsi="Calibri" w:cs="Tahoma"/>
          <w:sz w:val="20"/>
          <w:szCs w:val="22"/>
        </w:rPr>
        <w:t xml:space="preserve"> </w:t>
      </w:r>
      <w:r w:rsidR="00887B11" w:rsidRPr="00431F4B">
        <w:rPr>
          <w:rFonts w:ascii="Calibri" w:hAnsi="Calibri" w:cs="Tahoma"/>
          <w:sz w:val="20"/>
          <w:szCs w:val="22"/>
        </w:rPr>
        <w:t>on</w:t>
      </w:r>
      <w:r w:rsidR="00711D0A" w:rsidRPr="00431F4B">
        <w:rPr>
          <w:rFonts w:ascii="Calibri" w:hAnsi="Calibri" w:cs="Tahoma"/>
          <w:sz w:val="20"/>
          <w:szCs w:val="22"/>
        </w:rPr>
        <w:t xml:space="preserve"> </w:t>
      </w:r>
      <w:r w:rsidR="004A5FC4">
        <w:rPr>
          <w:rFonts w:ascii="Calibri" w:hAnsi="Calibri" w:cs="Tahoma"/>
          <w:sz w:val="20"/>
          <w:szCs w:val="22"/>
        </w:rPr>
        <w:t>each pair of restriction fragments of each</w:t>
      </w:r>
      <w:r w:rsidR="00711D0A" w:rsidRPr="00431F4B">
        <w:rPr>
          <w:rFonts w:ascii="Calibri" w:hAnsi="Calibri" w:cs="Tahoma"/>
          <w:sz w:val="20"/>
          <w:szCs w:val="22"/>
        </w:rPr>
        <w:t xml:space="preserve"> recorded structure </w:t>
      </w:r>
      <w:r w:rsidR="00711D0A" w:rsidRPr="00431F4B">
        <w:rPr>
          <w:rFonts w:ascii="Calibri" w:hAnsi="Calibri" w:cs="Tahoma"/>
          <w:i/>
          <w:sz w:val="20"/>
          <w:szCs w:val="22"/>
        </w:rPr>
        <w:t>s</w:t>
      </w:r>
      <w:r w:rsidR="00711D0A" w:rsidRPr="00431F4B">
        <w:rPr>
          <w:rFonts w:ascii="Calibri" w:hAnsi="Calibri" w:cs="Tahoma"/>
          <w:sz w:val="20"/>
          <w:szCs w:val="22"/>
        </w:rPr>
        <w:t xml:space="preserve">, </w:t>
      </w:r>
      <w:r w:rsidR="00707D07" w:rsidRPr="00431F4B">
        <w:rPr>
          <w:rFonts w:ascii="Calibri" w:hAnsi="Calibri" w:cs="Tahoma"/>
          <w:sz w:val="20"/>
          <w:szCs w:val="22"/>
        </w:rPr>
        <w:t xml:space="preserve">equal to </w:t>
      </w:r>
      <w:r w:rsidRPr="00431F4B">
        <w:rPr>
          <w:rFonts w:ascii="Calibri" w:hAnsi="Calibri" w:cs="Tahoma"/>
          <w:sz w:val="20"/>
          <w:szCs w:val="22"/>
        </w:rPr>
        <w:t xml:space="preserve">1 if </w:t>
      </w:r>
      <w:r w:rsidR="00A43754" w:rsidRPr="00431F4B">
        <w:rPr>
          <w:rFonts w:ascii="Calibri" w:hAnsi="Calibri" w:cs="Tahoma"/>
          <w:sz w:val="20"/>
          <w:szCs w:val="22"/>
        </w:rPr>
        <w:t>any</w:t>
      </w:r>
      <w:r w:rsidR="00A43754" w:rsidRPr="00431F4B">
        <w:rPr>
          <w:rFonts w:ascii="Calibri" w:hAnsi="Calibri" w:cs="Tahoma"/>
          <w:i/>
          <w:sz w:val="20"/>
          <w:szCs w:val="22"/>
        </w:rPr>
        <w:t xml:space="preserve"> </w:t>
      </w:r>
      <w:r w:rsidR="00A43754" w:rsidRPr="00431F4B">
        <w:rPr>
          <w:rFonts w:ascii="Calibri" w:hAnsi="Calibri" w:cs="Tahoma"/>
          <w:sz w:val="20"/>
          <w:szCs w:val="22"/>
        </w:rPr>
        <w:t xml:space="preserve">of the beads belonging to the </w:t>
      </w:r>
      <w:r w:rsidRPr="00431F4B">
        <w:rPr>
          <w:rFonts w:ascii="Calibri" w:hAnsi="Calibri" w:cs="Tahoma"/>
          <w:sz w:val="20"/>
          <w:szCs w:val="22"/>
        </w:rPr>
        <w:t>two segments are</w:t>
      </w:r>
      <w:r w:rsidR="00C34A3C" w:rsidRPr="00431F4B">
        <w:rPr>
          <w:rFonts w:ascii="Calibri" w:hAnsi="Calibri" w:cs="Tahoma"/>
          <w:sz w:val="20"/>
          <w:szCs w:val="22"/>
        </w:rPr>
        <w:t xml:space="preserve"> in contact </w:t>
      </w:r>
      <w:r w:rsidR="00932E3A">
        <w:rPr>
          <w:rFonts w:ascii="Calibri" w:hAnsi="Calibri" w:cs="Tahoma"/>
          <w:sz w:val="20"/>
          <w:szCs w:val="22"/>
        </w:rPr>
        <w:t xml:space="preserve">in that particular structure </w:t>
      </w:r>
      <w:r w:rsidR="00C34A3C" w:rsidRPr="00431F4B">
        <w:rPr>
          <w:rFonts w:ascii="Calibri" w:hAnsi="Calibri" w:cs="Tahoma"/>
          <w:sz w:val="20"/>
          <w:szCs w:val="22"/>
        </w:rPr>
        <w:t>and zero otherwise:</w:t>
      </w:r>
    </w:p>
    <w:p w14:paraId="4D5DE7FA" w14:textId="77777777" w:rsidR="00A43754" w:rsidRPr="00431F4B" w:rsidRDefault="00A43754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p w14:paraId="2699470D" w14:textId="15DCB4A1" w:rsidR="00A43754" w:rsidRPr="00431F4B" w:rsidRDefault="00024A02" w:rsidP="0025094F">
      <w:pPr>
        <w:spacing w:after="0" w:line="276" w:lineRule="auto"/>
        <w:ind w:firstLine="227"/>
        <w:jc w:val="right"/>
        <w:rPr>
          <w:rFonts w:ascii="Calibri" w:hAnsi="Calibri" w:cs="Tahoma"/>
          <w:sz w:val="20"/>
          <w:szCs w:val="22"/>
        </w:rPr>
      </w:pPr>
      <m:oMath>
        <m:sSub>
          <m:sSubPr>
            <m:ctrlPr>
              <w:rPr>
                <w:rFonts w:ascii="Cambria Math" w:hAnsi="Cambria Math" w:cs="Tahoma"/>
                <w:sz w:val="20"/>
                <w:szCs w:val="22"/>
              </w:rPr>
            </m:ctrlPr>
          </m:sSubPr>
          <m:e>
            <m:r>
              <w:rPr>
                <w:rFonts w:ascii="Cambria Math" w:hAnsi="Cambria Math" w:cs="Tahoma"/>
                <w:sz w:val="20"/>
                <w:szCs w:val="22"/>
              </w:rPr>
              <m:t>∆</m:t>
            </m:r>
          </m:e>
          <m:sub>
            <m:r>
              <w:rPr>
                <w:rFonts w:ascii="Cambria Math" w:hAnsi="Cambria Math" w:cs="Tahoma"/>
                <w:sz w:val="20"/>
                <w:szCs w:val="22"/>
              </w:rPr>
              <m:t>s</m:t>
            </m:r>
          </m:sub>
        </m:sSub>
        <m:d>
          <m:d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dPr>
          <m:e>
            <m:r>
              <w:rPr>
                <w:rFonts w:ascii="Cambria Math" w:hAnsi="Cambria Math" w:cs="Tahoma"/>
                <w:sz w:val="20"/>
                <w:szCs w:val="22"/>
              </w:rPr>
              <m:t>i,j;h,k</m:t>
            </m:r>
          </m:e>
        </m:d>
        <m:r>
          <w:rPr>
            <w:rFonts w:ascii="Cambria Math" w:hAnsi="Cambria Math" w:cs="Tahoma"/>
            <w:sz w:val="20"/>
            <w:szCs w:val="22"/>
          </w:rPr>
          <m:t>= 1-</m:t>
        </m:r>
        <m:nary>
          <m:naryPr>
            <m:chr m:val="∏"/>
            <m:limLoc m:val="undOvr"/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naryPr>
          <m:sub>
            <m:r>
              <w:rPr>
                <w:rFonts w:ascii="Cambria Math" w:hAnsi="Cambria Math" w:cs="Tahoma"/>
                <w:sz w:val="20"/>
                <w:szCs w:val="22"/>
              </w:rPr>
              <m:t>m=i</m:t>
            </m:r>
          </m:sub>
          <m:sup>
            <m:r>
              <w:rPr>
                <w:rFonts w:ascii="Cambria Math" w:hAnsi="Cambria Math" w:cs="Tahoma"/>
                <w:sz w:val="20"/>
                <w:szCs w:val="22"/>
              </w:rPr>
              <m:t>j</m:t>
            </m:r>
          </m:sup>
          <m:e>
            <m:nary>
              <m:naryPr>
                <m:chr m:val="∏"/>
                <m:limLoc m:val="undOvr"/>
                <m:ctrlPr>
                  <w:rPr>
                    <w:rFonts w:ascii="Cambria Math" w:hAnsi="Cambria Math" w:cs="Tahoma"/>
                    <w:i/>
                    <w:sz w:val="20"/>
                    <w:szCs w:val="22"/>
                  </w:rPr>
                </m:ctrlPr>
              </m:naryPr>
              <m:sub>
                <m:r>
                  <w:rPr>
                    <w:rFonts w:ascii="Cambria Math" w:hAnsi="Cambria Math" w:cs="Tahoma"/>
                    <w:sz w:val="20"/>
                    <w:szCs w:val="22"/>
                  </w:rPr>
                  <m:t>n=h</m:t>
                </m:r>
              </m:sub>
              <m:sup>
                <m:r>
                  <w:rPr>
                    <w:rFonts w:ascii="Cambria Math" w:hAnsi="Cambria Math" w:cs="Tahoma"/>
                    <w:sz w:val="20"/>
                    <w:szCs w:val="22"/>
                  </w:rPr>
                  <m:t>k</m:t>
                </m:r>
              </m:sup>
              <m:e>
                <m:r>
                  <w:rPr>
                    <w:rFonts w:ascii="Cambria Math" w:hAnsi="Cambria Math" w:cs="Tahoma"/>
                    <w:sz w:val="20"/>
                    <w:szCs w:val="22"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Tahoma"/>
                        <w:i/>
                        <w:sz w:val="20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ahoma"/>
                            <w:i/>
                            <w:sz w:val="20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ahoma"/>
                            <w:sz w:val="20"/>
                            <w:szCs w:val="22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ahoma"/>
                            <w:sz w:val="20"/>
                            <w:szCs w:val="22"/>
                          </w:rPr>
                          <m:t>mn</m:t>
                        </m:r>
                      </m:sub>
                    </m:sSub>
                    <m:r>
                      <w:rPr>
                        <w:rFonts w:ascii="Cambria Math" w:hAnsi="Cambria Math" w:cs="Tahoma"/>
                        <w:sz w:val="20"/>
                        <w:szCs w:val="22"/>
                      </w:rPr>
                      <m:t>-R</m:t>
                    </m:r>
                  </m:e>
                </m:d>
              </m:e>
            </m:nary>
          </m:e>
        </m:nary>
      </m:oMath>
      <w:r w:rsidR="00DD15BD" w:rsidRPr="00431F4B">
        <w:rPr>
          <w:rFonts w:ascii="Calibri" w:hAnsi="Calibri" w:cs="Tahoma"/>
          <w:sz w:val="20"/>
          <w:szCs w:val="22"/>
        </w:rPr>
        <w:tab/>
      </w:r>
      <w:r w:rsidR="000358A4" w:rsidRPr="00431F4B">
        <w:rPr>
          <w:rFonts w:ascii="Calibri" w:hAnsi="Calibri" w:cs="Tahoma"/>
          <w:sz w:val="20"/>
          <w:szCs w:val="22"/>
        </w:rPr>
        <w:t xml:space="preserve"> </w:t>
      </w:r>
      <w:r w:rsidR="000358A4" w:rsidRPr="00431F4B">
        <w:rPr>
          <w:rFonts w:ascii="Calibri" w:hAnsi="Calibri" w:cs="Tahoma"/>
          <w:sz w:val="20"/>
          <w:szCs w:val="22"/>
        </w:rPr>
        <w:tab/>
      </w:r>
      <w:r w:rsidR="000358A4" w:rsidRPr="00431F4B">
        <w:rPr>
          <w:rFonts w:ascii="Calibri" w:hAnsi="Calibri" w:cs="Tahoma"/>
          <w:sz w:val="20"/>
          <w:szCs w:val="22"/>
        </w:rPr>
        <w:tab/>
      </w:r>
      <w:r w:rsidR="00DE500D">
        <w:rPr>
          <w:rFonts w:ascii="Calibri" w:hAnsi="Calibri" w:cs="Tahoma"/>
          <w:sz w:val="20"/>
          <w:szCs w:val="22"/>
        </w:rPr>
        <w:t>(4)</w:t>
      </w:r>
    </w:p>
    <w:p w14:paraId="6C658017" w14:textId="77777777" w:rsidR="00DD15BD" w:rsidRPr="00431F4B" w:rsidRDefault="00DD15BD" w:rsidP="0025094F">
      <w:pPr>
        <w:spacing w:after="0" w:line="276" w:lineRule="auto"/>
        <w:ind w:firstLine="227"/>
        <w:jc w:val="right"/>
        <w:rPr>
          <w:rFonts w:ascii="Calibri" w:hAnsi="Calibri" w:cs="Tahoma"/>
          <w:sz w:val="20"/>
          <w:szCs w:val="22"/>
        </w:rPr>
      </w:pPr>
    </w:p>
    <w:p w14:paraId="37B40171" w14:textId="0E084EC6" w:rsidR="000E22AD" w:rsidRPr="00431F4B" w:rsidRDefault="00DD15BD" w:rsidP="00804231">
      <w:pPr>
        <w:spacing w:after="0" w:line="276" w:lineRule="auto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where </w:t>
      </w:r>
      <m:oMath>
        <m:r>
          <w:rPr>
            <w:rFonts w:ascii="Cambria Math" w:hAnsi="Cambria Math" w:cs="Tahoma"/>
            <w:sz w:val="20"/>
            <w:szCs w:val="22"/>
          </w:rPr>
          <m:t>θ</m:t>
        </m:r>
        <m:d>
          <m:d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="Tahoma"/>
                    <w:i/>
                    <w:sz w:val="20"/>
                    <w:szCs w:val="22"/>
                  </w:rPr>
                </m:ctrlPr>
              </m:sSubPr>
              <m:e>
                <m:r>
                  <w:rPr>
                    <w:rFonts w:ascii="Cambria Math" w:hAnsi="Cambria Math" w:cs="Tahoma"/>
                    <w:sz w:val="20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 w:cs="Tahoma"/>
                    <w:sz w:val="20"/>
                    <w:szCs w:val="22"/>
                  </w:rPr>
                  <m:t>mn</m:t>
                </m:r>
              </m:sub>
            </m:sSub>
            <m:r>
              <w:rPr>
                <w:rFonts w:ascii="Cambria Math" w:hAnsi="Cambria Math" w:cs="Tahoma"/>
                <w:sz w:val="20"/>
                <w:szCs w:val="22"/>
              </w:rPr>
              <m:t>-R</m:t>
            </m:r>
          </m:e>
        </m:d>
        <m:r>
          <w:rPr>
            <w:rFonts w:ascii="Cambria Math" w:hAnsi="Cambria Math" w:cs="Tahoma"/>
            <w:sz w:val="20"/>
            <w:szCs w:val="22"/>
          </w:rPr>
          <m:t>=1</m:t>
        </m:r>
      </m:oMath>
      <w:r w:rsidRPr="00431F4B">
        <w:rPr>
          <w:rFonts w:ascii="Calibri" w:hAnsi="Calibri" w:cs="Tahoma"/>
          <w:sz w:val="20"/>
          <w:szCs w:val="22"/>
        </w:rPr>
        <w:t xml:space="preserve"> if </w:t>
      </w:r>
      <m:oMath>
        <m:sSub>
          <m:sSub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sSubPr>
          <m:e>
            <m:r>
              <w:rPr>
                <w:rFonts w:ascii="Cambria Math" w:hAnsi="Cambria Math" w:cs="Tahoma"/>
                <w:sz w:val="20"/>
                <w:szCs w:val="22"/>
              </w:rPr>
              <m:t>d</m:t>
            </m:r>
          </m:e>
          <m:sub>
            <m:r>
              <w:rPr>
                <w:rFonts w:ascii="Cambria Math" w:hAnsi="Cambria Math" w:cs="Tahoma"/>
                <w:sz w:val="20"/>
                <w:szCs w:val="22"/>
              </w:rPr>
              <m:t>mn</m:t>
            </m:r>
          </m:sub>
        </m:sSub>
        <w:ins w:id="95" w:author="Guido Tiana" w:date="2013-08-07T15:29:00Z">
          <m:r>
            <w:rPr>
              <w:rFonts w:ascii="Cambria Math" w:hAnsi="Cambria Math" w:cs="Tahoma"/>
              <w:sz w:val="20"/>
              <w:szCs w:val="22"/>
            </w:rPr>
            <m:t>&gt;</m:t>
          </m:r>
        </w:ins>
        <w:del w:id="96" w:author="Guido Tiana" w:date="2013-08-07T15:29:00Z">
          <m:r>
            <w:rPr>
              <w:rFonts w:ascii="Cambria Math" w:hAnsi="Cambria Math" w:cs="Tahoma"/>
              <w:sz w:val="20"/>
              <w:szCs w:val="22"/>
            </w:rPr>
            <m:t>&lt;</m:t>
          </m:r>
        </w:del>
        <m:r>
          <w:rPr>
            <w:rFonts w:ascii="Cambria Math" w:hAnsi="Cambria Math" w:cs="Tahoma"/>
            <w:sz w:val="20"/>
            <w:szCs w:val="22"/>
          </w:rPr>
          <m:t>R</m:t>
        </m:r>
      </m:oMath>
      <w:r w:rsidRPr="00431F4B">
        <w:rPr>
          <w:rFonts w:ascii="Calibri" w:hAnsi="Calibri" w:cs="Tahoma"/>
          <w:sz w:val="20"/>
          <w:szCs w:val="22"/>
        </w:rPr>
        <w:t xml:space="preserve"> and 0 otherwise.</w:t>
      </w:r>
      <w:r w:rsidR="00804231">
        <w:rPr>
          <w:rFonts w:ascii="Calibri" w:hAnsi="Calibri" w:cs="Tahoma"/>
          <w:sz w:val="20"/>
          <w:szCs w:val="22"/>
        </w:rPr>
        <w:t xml:space="preserve"> </w:t>
      </w:r>
      <w:r w:rsidR="001E4344" w:rsidRPr="00431F4B">
        <w:rPr>
          <w:rFonts w:ascii="Calibri" w:hAnsi="Calibri" w:cs="Tahoma"/>
          <w:sz w:val="20"/>
          <w:szCs w:val="22"/>
        </w:rPr>
        <w:t>At the end of the Monte Carlo sampling</w:t>
      </w:r>
      <w:r w:rsidR="00DE500D">
        <w:rPr>
          <w:rFonts w:ascii="Calibri" w:hAnsi="Calibri" w:cs="Tahoma"/>
          <w:sz w:val="20"/>
          <w:szCs w:val="22"/>
        </w:rPr>
        <w:t>,</w:t>
      </w:r>
      <w:r w:rsidR="001E4344" w:rsidRPr="00431F4B">
        <w:rPr>
          <w:rFonts w:ascii="Calibri" w:hAnsi="Calibri" w:cs="Tahoma"/>
          <w:sz w:val="20"/>
          <w:szCs w:val="22"/>
        </w:rPr>
        <w:t xml:space="preserve"> the </w:t>
      </w:r>
      <w:r w:rsidR="00C525A8" w:rsidRPr="00431F4B">
        <w:rPr>
          <w:rFonts w:ascii="Calibri" w:hAnsi="Calibri" w:cs="Tahoma"/>
          <w:sz w:val="20"/>
          <w:szCs w:val="22"/>
        </w:rPr>
        <w:t xml:space="preserve">contact </w:t>
      </w:r>
      <w:r w:rsidR="001E4344" w:rsidRPr="00431F4B">
        <w:rPr>
          <w:rFonts w:ascii="Calibri" w:hAnsi="Calibri" w:cs="Tahoma"/>
          <w:sz w:val="20"/>
          <w:szCs w:val="22"/>
        </w:rPr>
        <w:t xml:space="preserve">probability </w:t>
      </w:r>
      <w:r w:rsidR="00DE500D">
        <w:rPr>
          <w:rFonts w:ascii="Calibri" w:hAnsi="Calibri" w:cs="Tahoma"/>
          <w:sz w:val="20"/>
          <w:szCs w:val="22"/>
        </w:rPr>
        <w:t xml:space="preserve">of every pair of restriction fragments </w:t>
      </w:r>
      <w:r w:rsidR="001E4344" w:rsidRPr="00431F4B">
        <w:rPr>
          <w:rFonts w:ascii="Calibri" w:hAnsi="Calibri" w:cs="Tahoma"/>
          <w:i/>
          <w:sz w:val="20"/>
          <w:szCs w:val="22"/>
        </w:rPr>
        <w:t>p</w:t>
      </w:r>
      <w:r w:rsidR="001E4344" w:rsidRPr="00242719">
        <w:rPr>
          <w:rFonts w:ascii="Calibri" w:hAnsi="Calibri" w:cs="Tahoma"/>
          <w:sz w:val="20"/>
          <w:szCs w:val="22"/>
        </w:rPr>
        <w:t>(</w:t>
      </w:r>
      <w:r w:rsidR="001E4344" w:rsidRPr="00431F4B">
        <w:rPr>
          <w:rFonts w:ascii="Calibri" w:hAnsi="Calibri" w:cs="Tahoma"/>
          <w:i/>
          <w:sz w:val="20"/>
          <w:szCs w:val="22"/>
        </w:rPr>
        <w:t xml:space="preserve">i,j; </w:t>
      </w:r>
      <w:r w:rsidR="00242719">
        <w:rPr>
          <w:rFonts w:ascii="Calibri" w:hAnsi="Calibri" w:cs="Tahoma"/>
          <w:i/>
          <w:sz w:val="20"/>
          <w:szCs w:val="22"/>
        </w:rPr>
        <w:t>h,k</w:t>
      </w:r>
      <w:r w:rsidR="001E4344" w:rsidRPr="00242719">
        <w:rPr>
          <w:rFonts w:ascii="Calibri" w:hAnsi="Calibri" w:cs="Tahoma"/>
          <w:sz w:val="20"/>
          <w:szCs w:val="22"/>
        </w:rPr>
        <w:t>)</w:t>
      </w:r>
      <w:r w:rsidR="001E4344" w:rsidRPr="00431F4B">
        <w:rPr>
          <w:rFonts w:ascii="Calibri" w:hAnsi="Calibri" w:cs="Tahoma"/>
          <w:sz w:val="20"/>
          <w:szCs w:val="22"/>
        </w:rPr>
        <w:t xml:space="preserve"> is ca</w:t>
      </w:r>
      <w:r w:rsidR="00640DB4" w:rsidRPr="00431F4B">
        <w:rPr>
          <w:rFonts w:ascii="Calibri" w:hAnsi="Calibri" w:cs="Tahoma"/>
          <w:sz w:val="20"/>
          <w:szCs w:val="22"/>
        </w:rPr>
        <w:t>lculated as</w:t>
      </w:r>
    </w:p>
    <w:p w14:paraId="54785E3C" w14:textId="77777777" w:rsidR="00C525A8" w:rsidRPr="00431F4B" w:rsidRDefault="00C525A8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p w14:paraId="0FA81855" w14:textId="0A73D770" w:rsidR="000E22AD" w:rsidRPr="00431F4B" w:rsidRDefault="00827711" w:rsidP="0025094F">
      <w:pPr>
        <w:spacing w:after="0" w:line="276" w:lineRule="auto"/>
        <w:ind w:firstLine="227"/>
        <w:jc w:val="right"/>
        <w:rPr>
          <w:rFonts w:ascii="Calibri" w:hAnsi="Calibri" w:cs="Tahoma"/>
          <w:sz w:val="20"/>
          <w:szCs w:val="22"/>
        </w:rPr>
      </w:pPr>
      <m:oMath>
        <m:r>
          <w:rPr>
            <w:rFonts w:ascii="Cambria Math" w:hAnsi="Cambria Math" w:cs="Tahoma"/>
            <w:sz w:val="22"/>
            <w:szCs w:val="22"/>
          </w:rPr>
          <m:t>p</m:t>
        </m:r>
        <m:d>
          <m:dPr>
            <m:ctrlPr>
              <w:rPr>
                <w:rFonts w:ascii="Cambria Math" w:hAnsi="Cambria Math" w:cs="Tahoma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ahoma"/>
                <w:sz w:val="22"/>
                <w:szCs w:val="22"/>
              </w:rPr>
              <m:t>i,j;h,k</m:t>
            </m:r>
          </m:e>
        </m:d>
        <m:r>
          <w:rPr>
            <w:rFonts w:ascii="Cambria Math" w:hAnsi="Cambria Math" w:cs="Tahoma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ahoma"/>
                <w:i/>
                <w:sz w:val="22"/>
                <w:szCs w:val="2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ahoma"/>
                    <w:i/>
                    <w:sz w:val="22"/>
                    <w:szCs w:val="22"/>
                  </w:rPr>
                </m:ctrlPr>
              </m:naryPr>
              <m:sub>
                <m:r>
                  <w:rPr>
                    <w:rFonts w:ascii="Cambria Math" w:hAnsi="Cambria Math" w:cs="Tahoma"/>
                    <w:sz w:val="22"/>
                    <w:szCs w:val="22"/>
                  </w:rPr>
                  <m:t>s=1</m:t>
                </m:r>
              </m:sub>
              <m:sup>
                <m:sSub>
                  <m:sSubPr>
                    <m:ctrlPr>
                      <w:rPr>
                        <w:rFonts w:ascii="Cambria Math" w:hAnsi="Cambria Math" w:cs="Tahoma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  <w:sz w:val="22"/>
                        <w:szCs w:val="2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ahoma"/>
                        <w:sz w:val="22"/>
                        <w:szCs w:val="22"/>
                      </w:rPr>
                      <m:t>rec</m:t>
                    </m:r>
                  </m:sub>
                </m:sSub>
              </m:sup>
              <m:e>
                <m:sSub>
                  <m:sSubPr>
                    <m:ctrlPr>
                      <w:rPr>
                        <w:rFonts w:ascii="Cambria Math" w:hAnsi="Cambria Math" w:cs="Tahoma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ahoma"/>
                        <w:sz w:val="22"/>
                        <w:szCs w:val="22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ahoma"/>
                        <w:sz w:val="22"/>
                        <w:szCs w:val="22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ahoma"/>
                    <w:sz w:val="22"/>
                    <w:szCs w:val="22"/>
                  </w:rPr>
                  <m:t>(i,j;h,k)</m:t>
                </m:r>
              </m:e>
            </m:nary>
          </m:num>
          <m:den>
            <m:sSub>
              <m:sSubPr>
                <m:ctrlPr>
                  <w:rPr>
                    <w:rFonts w:ascii="Cambria Math" w:hAnsi="Cambria Math" w:cs="Tahoma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Tahoma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 w:cs="Tahoma"/>
                    <w:sz w:val="22"/>
                    <w:szCs w:val="22"/>
                  </w:rPr>
                  <m:t>rec</m:t>
                </m:r>
              </m:sub>
            </m:sSub>
          </m:den>
        </m:f>
      </m:oMath>
      <w:r w:rsidR="00ED63D7">
        <w:rPr>
          <w:rFonts w:ascii="Calibri" w:hAnsi="Calibri" w:cs="Tahoma"/>
          <w:sz w:val="20"/>
          <w:szCs w:val="22"/>
        </w:rPr>
        <w:tab/>
      </w:r>
      <w:r w:rsidR="00C525A8" w:rsidRPr="00431F4B">
        <w:rPr>
          <w:rFonts w:ascii="Calibri" w:hAnsi="Calibri" w:cs="Tahoma"/>
          <w:sz w:val="20"/>
          <w:szCs w:val="22"/>
        </w:rPr>
        <w:tab/>
      </w:r>
      <w:r w:rsidR="00DE500D">
        <w:rPr>
          <w:rFonts w:ascii="Calibri" w:hAnsi="Calibri" w:cs="Tahoma"/>
          <w:sz w:val="20"/>
          <w:szCs w:val="22"/>
        </w:rPr>
        <w:t xml:space="preserve">  </w:t>
      </w:r>
      <w:r w:rsidR="00C525A8" w:rsidRPr="00431F4B">
        <w:rPr>
          <w:rFonts w:ascii="Calibri" w:hAnsi="Calibri" w:cs="Tahoma"/>
          <w:sz w:val="20"/>
          <w:szCs w:val="22"/>
        </w:rPr>
        <w:tab/>
      </w:r>
      <w:r w:rsidR="00711D0A" w:rsidRPr="00431F4B">
        <w:rPr>
          <w:rFonts w:ascii="Calibri" w:hAnsi="Calibri" w:cs="Tahoma"/>
          <w:sz w:val="20"/>
          <w:szCs w:val="22"/>
        </w:rPr>
        <w:tab/>
      </w:r>
      <w:r w:rsidR="00DE500D">
        <w:rPr>
          <w:rFonts w:ascii="Calibri" w:hAnsi="Calibri" w:cs="Tahoma"/>
          <w:sz w:val="20"/>
          <w:szCs w:val="22"/>
        </w:rPr>
        <w:t xml:space="preserve">  (5)</w:t>
      </w:r>
    </w:p>
    <w:p w14:paraId="5A3DFF85" w14:textId="77777777" w:rsidR="00C525A8" w:rsidRPr="00431F4B" w:rsidRDefault="00C525A8" w:rsidP="0025094F">
      <w:pPr>
        <w:spacing w:after="0" w:line="276" w:lineRule="auto"/>
        <w:ind w:firstLine="227"/>
        <w:jc w:val="right"/>
        <w:rPr>
          <w:rFonts w:ascii="Calibri" w:hAnsi="Calibri" w:cs="Tahoma"/>
          <w:sz w:val="20"/>
          <w:szCs w:val="22"/>
        </w:rPr>
      </w:pPr>
    </w:p>
    <w:p w14:paraId="3EBA24E9" w14:textId="4021440E" w:rsidR="00923B5F" w:rsidRPr="00431F4B" w:rsidRDefault="00ED63D7" w:rsidP="0025094F">
      <w:pPr>
        <w:spacing w:after="0" w:line="276" w:lineRule="auto"/>
        <w:jc w:val="both"/>
        <w:rPr>
          <w:rFonts w:ascii="Calibri" w:hAnsi="Calibri" w:cs="Tahoma"/>
          <w:sz w:val="20"/>
          <w:szCs w:val="22"/>
        </w:rPr>
      </w:pPr>
      <w:r>
        <w:rPr>
          <w:rFonts w:ascii="Calibri" w:hAnsi="Calibri" w:cs="Tahoma"/>
          <w:sz w:val="20"/>
          <w:szCs w:val="22"/>
        </w:rPr>
        <w:t xml:space="preserve">and </w:t>
      </w:r>
      <w:r w:rsidR="00607EB1">
        <w:rPr>
          <w:rFonts w:ascii="Calibri" w:hAnsi="Calibri" w:cs="Tahoma"/>
          <w:sz w:val="20"/>
          <w:szCs w:val="22"/>
        </w:rPr>
        <w:t xml:space="preserve">all </w:t>
      </w:r>
      <w:r>
        <w:rPr>
          <w:rFonts w:ascii="Calibri" w:hAnsi="Calibri" w:cs="Tahoma"/>
          <w:sz w:val="20"/>
          <w:szCs w:val="22"/>
        </w:rPr>
        <w:t xml:space="preserve">the </w:t>
      </w:r>
      <w:r w:rsidR="00607EB1">
        <w:rPr>
          <w:rFonts w:ascii="Calibri" w:hAnsi="Calibri" w:cs="Tahoma"/>
          <w:sz w:val="20"/>
          <w:szCs w:val="22"/>
        </w:rPr>
        <w:t xml:space="preserve">contact probabilities along the chain are compared to the </w:t>
      </w:r>
      <w:r w:rsidR="000C1151">
        <w:rPr>
          <w:rFonts w:ascii="Calibri" w:hAnsi="Calibri" w:cs="Tahoma"/>
          <w:sz w:val="20"/>
          <w:szCs w:val="22"/>
        </w:rPr>
        <w:t xml:space="preserve">corresponding </w:t>
      </w:r>
      <w:r w:rsidR="00607EB1">
        <w:rPr>
          <w:rFonts w:ascii="Calibri" w:hAnsi="Calibri" w:cs="Tahoma"/>
          <w:sz w:val="20"/>
          <w:szCs w:val="22"/>
        </w:rPr>
        <w:t xml:space="preserve">experimental values via </w:t>
      </w:r>
      <w:r w:rsidR="000C1151">
        <w:rPr>
          <w:rFonts w:ascii="Calibri" w:hAnsi="Calibri" w:cs="Tahoma"/>
          <w:sz w:val="20"/>
          <w:szCs w:val="22"/>
        </w:rPr>
        <w:t xml:space="preserve">the </w:t>
      </w:r>
      <w:r w:rsidR="00764D19" w:rsidRPr="00431F4B">
        <w:rPr>
          <w:rFonts w:ascii="Calibri" w:hAnsi="Calibri" w:cs="Tahoma"/>
          <w:i/>
          <w:sz w:val="20"/>
          <w:szCs w:val="22"/>
        </w:rPr>
        <w:sym w:font="Symbol" w:char="F063"/>
      </w:r>
      <w:r w:rsidR="00764D19" w:rsidRPr="00431F4B">
        <w:rPr>
          <w:rFonts w:ascii="Calibri" w:hAnsi="Calibri" w:cs="Tahoma"/>
          <w:i/>
          <w:sz w:val="20"/>
          <w:szCs w:val="22"/>
          <w:vertAlign w:val="superscript"/>
        </w:rPr>
        <w:t>2</w:t>
      </w:r>
      <w:r w:rsidR="00764D19" w:rsidRPr="00431F4B">
        <w:rPr>
          <w:rFonts w:ascii="Calibri" w:hAnsi="Calibri" w:cs="Tahoma"/>
          <w:sz w:val="20"/>
          <w:szCs w:val="22"/>
        </w:rPr>
        <w:t xml:space="preserve"> calculated</w:t>
      </w:r>
      <w:r w:rsidR="00D44C02" w:rsidRPr="00431F4B">
        <w:rPr>
          <w:rFonts w:ascii="Calibri" w:hAnsi="Calibri" w:cs="Tahoma"/>
          <w:sz w:val="20"/>
          <w:szCs w:val="22"/>
        </w:rPr>
        <w:t xml:space="preserve"> </w:t>
      </w:r>
      <w:r w:rsidR="000C1151">
        <w:rPr>
          <w:rFonts w:ascii="Calibri" w:hAnsi="Calibri" w:cs="Tahoma"/>
          <w:sz w:val="20"/>
          <w:szCs w:val="22"/>
        </w:rPr>
        <w:t xml:space="preserve">as in </w:t>
      </w:r>
      <w:r w:rsidR="00764D19" w:rsidRPr="00431F4B">
        <w:rPr>
          <w:rFonts w:ascii="Calibri" w:hAnsi="Calibri" w:cs="Tahoma"/>
          <w:sz w:val="20"/>
          <w:szCs w:val="22"/>
        </w:rPr>
        <w:t>Eq. 2.</w:t>
      </w:r>
    </w:p>
    <w:p w14:paraId="657089F0" w14:textId="77777777" w:rsidR="00C34A3C" w:rsidRPr="00431F4B" w:rsidRDefault="00C34A3C" w:rsidP="00832349">
      <w:pPr>
        <w:spacing w:after="0" w:line="276" w:lineRule="auto"/>
        <w:jc w:val="both"/>
        <w:rPr>
          <w:rFonts w:ascii="Calibri" w:hAnsi="Calibri" w:cs="Tahoma"/>
          <w:sz w:val="20"/>
          <w:szCs w:val="22"/>
        </w:rPr>
      </w:pPr>
    </w:p>
    <w:p w14:paraId="0626C2AF" w14:textId="550FF211" w:rsidR="00764D19" w:rsidRPr="00431F4B" w:rsidRDefault="005F2A0E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The recorded conformations are also used to </w:t>
      </w:r>
      <w:r w:rsidR="00F53BC1" w:rsidRPr="00431F4B">
        <w:rPr>
          <w:rFonts w:ascii="Calibri" w:hAnsi="Calibri" w:cs="Tahoma"/>
          <w:sz w:val="20"/>
          <w:szCs w:val="22"/>
        </w:rPr>
        <w:t>evaluate</w:t>
      </w:r>
      <w:r w:rsidRPr="00431F4B">
        <w:rPr>
          <w:rFonts w:ascii="Calibri" w:hAnsi="Calibri" w:cs="Tahoma"/>
          <w:sz w:val="20"/>
          <w:szCs w:val="22"/>
        </w:rPr>
        <w:t xml:space="preserve"> </w:t>
      </w:r>
      <w:r w:rsidR="00E9588F" w:rsidRPr="00431F4B">
        <w:rPr>
          <w:rFonts w:ascii="Calibri" w:hAnsi="Calibri" w:cs="Tahoma"/>
          <w:sz w:val="20"/>
          <w:szCs w:val="22"/>
        </w:rPr>
        <w:t xml:space="preserve">which </w:t>
      </w:r>
      <w:r w:rsidR="00EF144D" w:rsidRPr="00431F4B">
        <w:rPr>
          <w:rFonts w:ascii="Calibri" w:hAnsi="Calibri" w:cs="Tahoma"/>
          <w:sz w:val="20"/>
          <w:szCs w:val="22"/>
        </w:rPr>
        <w:t xml:space="preserve">changes </w:t>
      </w:r>
      <w:r w:rsidR="001D1B01">
        <w:rPr>
          <w:rFonts w:ascii="Calibri" w:hAnsi="Calibri" w:cs="Tahoma"/>
          <w:sz w:val="20"/>
          <w:szCs w:val="22"/>
        </w:rPr>
        <w:t xml:space="preserve">must be </w:t>
      </w:r>
      <w:r w:rsidR="00EF144D" w:rsidRPr="00431F4B">
        <w:rPr>
          <w:rFonts w:ascii="Calibri" w:hAnsi="Calibri" w:cs="Tahoma"/>
          <w:sz w:val="20"/>
          <w:szCs w:val="22"/>
        </w:rPr>
        <w:t xml:space="preserve">made on the </w:t>
      </w:r>
      <w:r w:rsidR="00625CAA" w:rsidRPr="00431F4B">
        <w:rPr>
          <w:rFonts w:ascii="Calibri" w:hAnsi="Calibri" w:cs="Tahoma"/>
          <w:sz w:val="20"/>
          <w:szCs w:val="22"/>
        </w:rPr>
        <w:t xml:space="preserve">potentials </w:t>
      </w:r>
      <w:r w:rsidRPr="00431F4B">
        <w:rPr>
          <w:rFonts w:ascii="Calibri" w:hAnsi="Calibri" w:cs="Tahoma"/>
          <w:i/>
          <w:sz w:val="20"/>
          <w:szCs w:val="22"/>
        </w:rPr>
        <w:t>B</w:t>
      </w:r>
      <w:r w:rsidRPr="00431F4B">
        <w:rPr>
          <w:rFonts w:ascii="Calibri" w:hAnsi="Calibri" w:cs="Tahoma"/>
          <w:i/>
          <w:sz w:val="20"/>
          <w:szCs w:val="22"/>
          <w:vertAlign w:val="subscript"/>
        </w:rPr>
        <w:t>ij</w:t>
      </w:r>
      <w:r w:rsidRPr="00431F4B">
        <w:rPr>
          <w:rFonts w:ascii="Calibri" w:hAnsi="Calibri" w:cs="Tahoma"/>
          <w:sz w:val="20"/>
          <w:szCs w:val="22"/>
        </w:rPr>
        <w:t xml:space="preserve"> to decrease the </w:t>
      </w:r>
      <w:r w:rsidRPr="00431F4B">
        <w:rPr>
          <w:rFonts w:ascii="Calibri" w:hAnsi="Calibri" w:cs="Tahoma"/>
          <w:i/>
          <w:sz w:val="20"/>
          <w:szCs w:val="22"/>
        </w:rPr>
        <w:sym w:font="Symbol" w:char="F063"/>
      </w:r>
      <w:r w:rsidRPr="00431F4B">
        <w:rPr>
          <w:rFonts w:ascii="Calibri" w:hAnsi="Calibri" w:cs="Tahoma"/>
          <w:i/>
          <w:sz w:val="20"/>
          <w:szCs w:val="22"/>
          <w:vertAlign w:val="superscript"/>
        </w:rPr>
        <w:t>2</w:t>
      </w:r>
      <w:r w:rsidRPr="00431F4B">
        <w:rPr>
          <w:rFonts w:ascii="Calibri" w:hAnsi="Calibri" w:cs="Tahoma"/>
          <w:sz w:val="20"/>
          <w:szCs w:val="22"/>
        </w:rPr>
        <w:t xml:space="preserve">. </w:t>
      </w:r>
      <w:r w:rsidR="00C449D4" w:rsidRPr="00431F4B">
        <w:rPr>
          <w:rFonts w:ascii="Calibri" w:hAnsi="Calibri" w:cs="Tahoma"/>
          <w:sz w:val="20"/>
          <w:szCs w:val="22"/>
        </w:rPr>
        <w:t>First</w:t>
      </w:r>
      <w:r w:rsidRPr="00431F4B">
        <w:rPr>
          <w:rFonts w:ascii="Calibri" w:hAnsi="Calibri" w:cs="Tahoma"/>
          <w:sz w:val="20"/>
          <w:szCs w:val="22"/>
        </w:rPr>
        <w:t xml:space="preserve">, a random minimization </w:t>
      </w:r>
      <w:r w:rsidR="00AF4E1C" w:rsidRPr="00431F4B">
        <w:rPr>
          <w:rFonts w:ascii="Calibri" w:hAnsi="Calibri" w:cs="Tahoma"/>
          <w:sz w:val="20"/>
          <w:szCs w:val="22"/>
        </w:rPr>
        <w:t>is carried out</w:t>
      </w:r>
      <w:r w:rsidR="00396189">
        <w:rPr>
          <w:rFonts w:ascii="Calibri" w:hAnsi="Calibri" w:cs="Tahoma"/>
          <w:sz w:val="20"/>
          <w:szCs w:val="22"/>
        </w:rPr>
        <w:t xml:space="preserve"> where</w:t>
      </w:r>
      <w:r w:rsidR="00AF4E1C" w:rsidRPr="00431F4B">
        <w:rPr>
          <w:rFonts w:ascii="Calibri" w:hAnsi="Calibri" w:cs="Tahoma"/>
          <w:sz w:val="20"/>
          <w:szCs w:val="22"/>
        </w:rPr>
        <w:t xml:space="preserve"> </w:t>
      </w:r>
      <w:r w:rsidR="00517BEB" w:rsidRPr="00431F4B">
        <w:rPr>
          <w:rFonts w:ascii="Calibri" w:hAnsi="Calibri" w:cs="Tahoma"/>
          <w:sz w:val="20"/>
          <w:szCs w:val="22"/>
        </w:rPr>
        <w:t>an</w:t>
      </w:r>
      <w:r w:rsidR="00AF4E1C" w:rsidRPr="00431F4B">
        <w:rPr>
          <w:rFonts w:ascii="Calibri" w:hAnsi="Calibri" w:cs="Tahoma"/>
          <w:sz w:val="20"/>
          <w:szCs w:val="22"/>
        </w:rPr>
        <w:t xml:space="preserve"> element </w:t>
      </w:r>
      <w:r w:rsidR="00AF4E1C" w:rsidRPr="00431F4B">
        <w:rPr>
          <w:rFonts w:ascii="Calibri" w:hAnsi="Calibri" w:cs="Tahoma"/>
          <w:i/>
          <w:sz w:val="20"/>
          <w:szCs w:val="22"/>
        </w:rPr>
        <w:t>B</w:t>
      </w:r>
      <w:r w:rsidR="00AF4E1C" w:rsidRPr="00431F4B">
        <w:rPr>
          <w:rFonts w:ascii="Calibri" w:hAnsi="Calibri" w:cs="Tahoma"/>
          <w:i/>
          <w:sz w:val="20"/>
          <w:szCs w:val="22"/>
          <w:vertAlign w:val="subscript"/>
        </w:rPr>
        <w:t>ij</w:t>
      </w:r>
      <w:r w:rsidR="00AF4E1C" w:rsidRPr="00431F4B">
        <w:rPr>
          <w:rFonts w:ascii="Calibri" w:hAnsi="Calibri" w:cs="Tahoma"/>
          <w:sz w:val="20"/>
          <w:szCs w:val="22"/>
        </w:rPr>
        <w:t xml:space="preserve"> is selected </w:t>
      </w:r>
      <w:r w:rsidR="00343C70" w:rsidRPr="00431F4B">
        <w:rPr>
          <w:rFonts w:ascii="Calibri" w:hAnsi="Calibri" w:cs="Tahoma"/>
          <w:sz w:val="20"/>
          <w:szCs w:val="22"/>
        </w:rPr>
        <w:t>among those belong to segments whose 5C count is available</w:t>
      </w:r>
      <w:r w:rsidR="00A51362" w:rsidRPr="00431F4B">
        <w:rPr>
          <w:rFonts w:ascii="Calibri" w:hAnsi="Calibri" w:cs="Tahoma"/>
          <w:sz w:val="20"/>
          <w:szCs w:val="22"/>
        </w:rPr>
        <w:t>,</w:t>
      </w:r>
      <w:r w:rsidR="00343C70" w:rsidRPr="00431F4B">
        <w:rPr>
          <w:rFonts w:ascii="Calibri" w:hAnsi="Calibri" w:cs="Tahoma"/>
          <w:sz w:val="20"/>
          <w:szCs w:val="22"/>
        </w:rPr>
        <w:t xml:space="preserve"> </w:t>
      </w:r>
      <w:r w:rsidR="00AF4E1C" w:rsidRPr="00431F4B">
        <w:rPr>
          <w:rFonts w:ascii="Calibri" w:hAnsi="Calibri" w:cs="Tahoma"/>
          <w:sz w:val="20"/>
          <w:szCs w:val="22"/>
        </w:rPr>
        <w:t xml:space="preserve">and </w:t>
      </w:r>
      <w:r w:rsidR="00D95D5D" w:rsidRPr="00431F4B">
        <w:rPr>
          <w:rFonts w:ascii="Calibri" w:hAnsi="Calibri" w:cs="Tahoma"/>
          <w:sz w:val="20"/>
          <w:szCs w:val="22"/>
        </w:rPr>
        <w:t>updated</w:t>
      </w:r>
      <w:r w:rsidR="00343C70" w:rsidRPr="00431F4B">
        <w:rPr>
          <w:rFonts w:ascii="Calibri" w:hAnsi="Calibri" w:cs="Tahoma"/>
          <w:sz w:val="20"/>
          <w:szCs w:val="22"/>
        </w:rPr>
        <w:t xml:space="preserve"> summing a random number </w:t>
      </w:r>
      <w:r w:rsidR="0033799E" w:rsidRPr="00431F4B">
        <w:rPr>
          <w:rFonts w:ascii="Calibri" w:hAnsi="Calibri" w:cs="Tahoma"/>
          <w:sz w:val="20"/>
          <w:szCs w:val="22"/>
        </w:rPr>
        <w:t>between -0.5 and 0.5</w:t>
      </w:r>
      <w:r w:rsidR="00396189">
        <w:rPr>
          <w:rFonts w:ascii="Calibri" w:hAnsi="Calibri" w:cs="Tahoma"/>
          <w:sz w:val="20"/>
          <w:szCs w:val="22"/>
        </w:rPr>
        <w:t xml:space="preserve"> (in k</w:t>
      </w:r>
      <w:r w:rsidR="00396189" w:rsidRPr="00396189">
        <w:rPr>
          <w:rFonts w:ascii="Calibri" w:hAnsi="Calibri" w:cs="Tahoma"/>
          <w:sz w:val="20"/>
          <w:szCs w:val="22"/>
          <w:vertAlign w:val="subscript"/>
        </w:rPr>
        <w:t>B</w:t>
      </w:r>
      <w:r w:rsidR="00396189">
        <w:rPr>
          <w:rFonts w:ascii="Calibri" w:hAnsi="Calibri" w:cs="Tahoma"/>
          <w:sz w:val="20"/>
          <w:szCs w:val="22"/>
        </w:rPr>
        <w:t>T units)</w:t>
      </w:r>
      <w:r w:rsidR="0033799E" w:rsidRPr="00431F4B">
        <w:rPr>
          <w:rFonts w:ascii="Calibri" w:hAnsi="Calibri" w:cs="Tahoma"/>
          <w:sz w:val="20"/>
          <w:szCs w:val="22"/>
        </w:rPr>
        <w:t>.</w:t>
      </w:r>
      <w:r w:rsidR="00EF10BC" w:rsidRPr="00431F4B">
        <w:rPr>
          <w:rFonts w:ascii="Calibri" w:hAnsi="Calibri" w:cs="Tahoma"/>
          <w:sz w:val="20"/>
          <w:szCs w:val="22"/>
        </w:rPr>
        <w:t xml:space="preserve"> The </w:t>
      </w:r>
      <w:r w:rsidR="0078701C" w:rsidRPr="00431F4B">
        <w:rPr>
          <w:rFonts w:ascii="Calibri" w:hAnsi="Calibri" w:cs="Tahoma"/>
          <w:sz w:val="20"/>
          <w:szCs w:val="22"/>
        </w:rPr>
        <w:t>updated values of</w:t>
      </w:r>
      <w:r w:rsidR="00396189">
        <w:rPr>
          <w:rFonts w:ascii="Calibri" w:hAnsi="Calibri" w:cs="Tahoma"/>
          <w:sz w:val="20"/>
          <w:szCs w:val="22"/>
        </w:rPr>
        <w:t xml:space="preserve"> contact probabilities</w:t>
      </w:r>
      <w:r w:rsidR="0078701C" w:rsidRPr="00431F4B">
        <w:rPr>
          <w:rFonts w:ascii="Calibri" w:hAnsi="Calibri" w:cs="Tahoma"/>
          <w:sz w:val="20"/>
          <w:szCs w:val="22"/>
        </w:rPr>
        <w:t xml:space="preserve"> </w:t>
      </w:r>
      <w:r w:rsidR="0078701C" w:rsidRPr="00A64FA8">
        <w:rPr>
          <w:rFonts w:ascii="Cambria Math" w:hAnsi="Cambria Math" w:cs="Tahoma"/>
          <w:i/>
          <w:sz w:val="20"/>
          <w:szCs w:val="22"/>
        </w:rPr>
        <w:t>p</w:t>
      </w:r>
      <w:r w:rsidR="0078701C" w:rsidRPr="00A64FA8">
        <w:rPr>
          <w:rFonts w:ascii="Cambria Math" w:hAnsi="Cambria Math" w:cs="Tahoma"/>
          <w:sz w:val="20"/>
          <w:szCs w:val="22"/>
        </w:rPr>
        <w:t>(</w:t>
      </w:r>
      <w:r w:rsidR="0078701C" w:rsidRPr="00A64FA8">
        <w:rPr>
          <w:rFonts w:ascii="Cambria Math" w:hAnsi="Cambria Math" w:cs="Tahoma"/>
          <w:i/>
          <w:sz w:val="20"/>
          <w:szCs w:val="22"/>
        </w:rPr>
        <w:t xml:space="preserve">i,j; </w:t>
      </w:r>
      <w:r w:rsidR="00242719">
        <w:rPr>
          <w:rFonts w:ascii="Cambria Math" w:hAnsi="Cambria Math" w:cs="Tahoma"/>
          <w:i/>
          <w:sz w:val="20"/>
          <w:szCs w:val="22"/>
        </w:rPr>
        <w:t>h,k</w:t>
      </w:r>
      <w:r w:rsidR="0078701C" w:rsidRPr="00A64FA8">
        <w:rPr>
          <w:rFonts w:ascii="Cambria Math" w:hAnsi="Cambria Math" w:cs="Tahoma"/>
          <w:sz w:val="20"/>
          <w:szCs w:val="22"/>
        </w:rPr>
        <w:t>)</w:t>
      </w:r>
      <w:r w:rsidR="0078701C" w:rsidRPr="00431F4B">
        <w:rPr>
          <w:rFonts w:ascii="Calibri" w:hAnsi="Calibri" w:cs="Tahoma"/>
          <w:sz w:val="20"/>
          <w:szCs w:val="22"/>
        </w:rPr>
        <w:t xml:space="preserve"> are </w:t>
      </w:r>
      <w:r w:rsidR="001620BE">
        <w:rPr>
          <w:rFonts w:ascii="Calibri" w:hAnsi="Calibri" w:cs="Tahoma"/>
          <w:sz w:val="20"/>
          <w:szCs w:val="22"/>
        </w:rPr>
        <w:t xml:space="preserve">then </w:t>
      </w:r>
      <w:r w:rsidR="0078701C" w:rsidRPr="00431F4B">
        <w:rPr>
          <w:rFonts w:ascii="Calibri" w:hAnsi="Calibri" w:cs="Tahoma"/>
          <w:sz w:val="20"/>
          <w:szCs w:val="22"/>
        </w:rPr>
        <w:t xml:space="preserve">calculated </w:t>
      </w:r>
      <w:r w:rsidR="00F8018A" w:rsidRPr="00431F4B">
        <w:rPr>
          <w:rFonts w:ascii="Calibri" w:hAnsi="Calibri" w:cs="Tahoma"/>
          <w:sz w:val="20"/>
          <w:szCs w:val="22"/>
        </w:rPr>
        <w:t xml:space="preserve">by </w:t>
      </w:r>
      <w:r w:rsidR="0078701C" w:rsidRPr="00431F4B">
        <w:rPr>
          <w:rFonts w:ascii="Calibri" w:hAnsi="Calibri" w:cs="Tahoma"/>
          <w:sz w:val="20"/>
          <w:szCs w:val="22"/>
        </w:rPr>
        <w:t>reweighting the</w:t>
      </w:r>
      <w:r w:rsidR="00245B95" w:rsidRPr="00431F4B">
        <w:rPr>
          <w:rFonts w:ascii="Calibri" w:hAnsi="Calibri" w:cs="Tahoma"/>
          <w:sz w:val="20"/>
          <w:szCs w:val="22"/>
        </w:rPr>
        <w:t xml:space="preserve"> recorded conformations as done in </w:t>
      </w:r>
      <w:r w:rsidR="00641FDE" w:rsidRPr="00431F4B">
        <w:rPr>
          <w:rFonts w:ascii="Calibri" w:hAnsi="Calibri" w:cs="Tahoma"/>
          <w:sz w:val="20"/>
          <w:szCs w:val="22"/>
        </w:rPr>
        <w:t xml:space="preserve">Norgaard </w:t>
      </w:r>
      <w:r w:rsidR="00641FDE" w:rsidRPr="00431F4B">
        <w:rPr>
          <w:rFonts w:ascii="Calibri" w:hAnsi="Calibri" w:cs="Tahoma"/>
          <w:i/>
          <w:sz w:val="20"/>
          <w:szCs w:val="22"/>
        </w:rPr>
        <w:t>et al</w:t>
      </w:r>
      <w:r w:rsidR="00711D0A" w:rsidRPr="00431F4B">
        <w:rPr>
          <w:rFonts w:ascii="Calibri" w:hAnsi="Calibri" w:cs="Tahoma"/>
          <w:sz w:val="20"/>
          <w:szCs w:val="22"/>
        </w:rPr>
        <w:t>. Biophys. J. 94, 182 (2008)</w:t>
      </w:r>
      <w:r w:rsidR="00B96BAF" w:rsidRPr="00431F4B">
        <w:rPr>
          <w:rFonts w:ascii="Calibri" w:hAnsi="Calibri" w:cs="Tahoma"/>
          <w:sz w:val="20"/>
          <w:szCs w:val="22"/>
        </w:rPr>
        <w:t>:</w:t>
      </w:r>
    </w:p>
    <w:p w14:paraId="793554B9" w14:textId="77777777" w:rsidR="00D87840" w:rsidRPr="00431F4B" w:rsidRDefault="00D87840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p w14:paraId="1807645B" w14:textId="48427621" w:rsidR="00711D0A" w:rsidRPr="00431F4B" w:rsidRDefault="00D548E5" w:rsidP="0025094F">
      <w:pPr>
        <w:spacing w:after="0" w:line="276" w:lineRule="auto"/>
        <w:ind w:firstLine="227"/>
        <w:jc w:val="right"/>
        <w:rPr>
          <w:rFonts w:ascii="Calibri" w:hAnsi="Calibri" w:cs="Tahoma"/>
          <w:sz w:val="20"/>
          <w:szCs w:val="22"/>
        </w:rPr>
      </w:pPr>
      <m:oMath>
        <m:r>
          <w:rPr>
            <w:rFonts w:ascii="Cambria Math" w:hAnsi="Cambria Math" w:cs="Tahoma"/>
            <w:sz w:val="20"/>
            <w:szCs w:val="22"/>
          </w:rPr>
          <m:t>p</m:t>
        </m:r>
        <m:d>
          <m:d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dPr>
          <m:e>
            <m:r>
              <w:rPr>
                <w:rFonts w:ascii="Cambria Math" w:hAnsi="Cambria Math" w:cs="Tahoma"/>
                <w:sz w:val="20"/>
                <w:szCs w:val="22"/>
              </w:rPr>
              <m:t>i,j;h,k</m:t>
            </m:r>
          </m:e>
        </m:d>
        <m:r>
          <w:rPr>
            <w:rFonts w:ascii="Cambria Math" w:hAnsi="Cambria Math" w:cs="Tahoma"/>
            <w:sz w:val="20"/>
            <w:szCs w:val="22"/>
          </w:rPr>
          <m:t>=</m:t>
        </m:r>
        <m:f>
          <m:fPr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fPr>
          <m:num>
            <m:r>
              <w:rPr>
                <w:rFonts w:ascii="Cambria Math" w:hAnsi="Cambria Math" w:cs="Tahoma"/>
                <w:sz w:val="20"/>
                <w:szCs w:val="22"/>
              </w:rPr>
              <m:t>1</m:t>
            </m:r>
          </m:num>
          <m:den>
            <m:r>
              <w:rPr>
                <w:rFonts w:ascii="Cambria Math" w:hAnsi="Cambria Math" w:cs="Tahoma"/>
                <w:sz w:val="20"/>
                <w:szCs w:val="22"/>
              </w:rPr>
              <m:t>Z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naryPr>
          <m:sub>
            <m:r>
              <w:rPr>
                <w:rFonts w:ascii="Cambria Math" w:hAnsi="Cambria Math" w:cs="Tahoma"/>
                <w:sz w:val="20"/>
                <w:szCs w:val="22"/>
              </w:rPr>
              <m:t>s=1</m:t>
            </m:r>
          </m:sub>
          <m:sup>
            <m:sSub>
              <m:sSubPr>
                <m:ctrlPr>
                  <w:rPr>
                    <w:rFonts w:ascii="Cambria Math" w:hAnsi="Cambria Math" w:cs="Tahoma"/>
                    <w:i/>
                    <w:sz w:val="20"/>
                    <w:szCs w:val="22"/>
                  </w:rPr>
                </m:ctrlPr>
              </m:sSubPr>
              <m:e>
                <m:r>
                  <w:rPr>
                    <w:rFonts w:ascii="Cambria Math" w:hAnsi="Cambria Math" w:cs="Tahoma"/>
                    <w:sz w:val="20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 w:cs="Tahoma"/>
                    <w:sz w:val="20"/>
                    <w:szCs w:val="22"/>
                  </w:rPr>
                  <m:t>rec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 w:cs="Tahoma"/>
                    <w:sz w:val="20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ahoma"/>
                    <w:sz w:val="20"/>
                    <w:szCs w:val="22"/>
                  </w:rPr>
                  <m:t>Δ</m:t>
                </m:r>
              </m:e>
              <m:sub>
                <m:r>
                  <w:rPr>
                    <w:rFonts w:ascii="Cambria Math" w:hAnsi="Cambria Math" w:cs="Tahoma"/>
                    <w:sz w:val="20"/>
                    <w:szCs w:val="22"/>
                  </w:rPr>
                  <m:t>s</m:t>
                </m:r>
              </m:sub>
            </m:sSub>
            <m:r>
              <w:rPr>
                <w:rFonts w:ascii="Cambria Math" w:hAnsi="Cambria Math" w:cs="Tahoma"/>
                <w:sz w:val="20"/>
                <w:szCs w:val="22"/>
              </w:rPr>
              <m:t>(i,j;h,k)</m:t>
            </m:r>
          </m:e>
        </m:nary>
        <m:r>
          <w:rPr>
            <w:rFonts w:ascii="Cambria Math" w:hAnsi="Cambria Math" w:cs="Tahoma"/>
            <w:sz w:val="20"/>
            <w:szCs w:val="22"/>
          </w:rPr>
          <m:t>exp</m:t>
        </m:r>
        <m:d>
          <m:dPr>
            <m:begChr m:val="["/>
            <m:endChr m:val="]"/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dPr>
          <m:e>
            <m:r>
              <w:rPr>
                <w:rFonts w:ascii="Cambria Math" w:hAnsi="Cambria Math" w:cs="Tahoma"/>
                <w:sz w:val="20"/>
                <w:szCs w:val="22"/>
              </w:rPr>
              <m:t>-</m:t>
            </m:r>
            <m:f>
              <m:fPr>
                <m:ctrlPr>
                  <w:rPr>
                    <w:rFonts w:ascii="Cambria Math" w:hAnsi="Cambria Math" w:cs="Tahoma"/>
                    <w:i/>
                    <w:sz w:val="20"/>
                    <w:szCs w:val="22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 w:cs="Tahoma"/>
                        <w:i/>
                        <w:sz w:val="20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 w:cs="Tahoma"/>
                        <w:sz w:val="20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ahoma"/>
                        <w:sz w:val="20"/>
                        <w:szCs w:val="22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 w:cs="Tahoma"/>
                        <w:sz w:val="20"/>
                        <w:szCs w:val="22"/>
                      </w:rPr>
                      <m:t>new</m:t>
                    </m:r>
                  </m:sup>
                </m:sSubSup>
                <m:r>
                  <w:rPr>
                    <w:rFonts w:ascii="Cambria Math" w:hAnsi="Cambria Math" w:cs="Tahoma"/>
                    <w:sz w:val="20"/>
                    <w:szCs w:val="22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ahoma"/>
                        <w:i/>
                        <w:sz w:val="20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 w:cs="Tahoma"/>
                        <w:sz w:val="20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ahoma"/>
                        <w:sz w:val="20"/>
                        <w:szCs w:val="22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 w:cs="Tahoma"/>
                        <w:sz w:val="20"/>
                        <w:szCs w:val="22"/>
                      </w:rPr>
                      <m:t>old</m:t>
                    </m:r>
                  </m:sup>
                </m:sSubSup>
              </m:num>
              <m:den>
                <m:r>
                  <w:rPr>
                    <w:rFonts w:ascii="Cambria Math" w:hAnsi="Cambria Math" w:cs="Tahoma"/>
                    <w:sz w:val="20"/>
                    <w:szCs w:val="22"/>
                  </w:rPr>
                  <m:t>T</m:t>
                </m:r>
              </m:den>
            </m:f>
          </m:e>
        </m:d>
      </m:oMath>
      <w:r w:rsidR="00FB5A75" w:rsidRPr="00431F4B">
        <w:rPr>
          <w:rFonts w:ascii="Calibri" w:hAnsi="Calibri" w:cs="Tahoma"/>
          <w:sz w:val="20"/>
          <w:szCs w:val="22"/>
        </w:rPr>
        <w:t>,</w:t>
      </w:r>
      <w:r w:rsidR="00FB5A75" w:rsidRPr="00431F4B">
        <w:rPr>
          <w:rFonts w:ascii="Calibri" w:hAnsi="Calibri" w:cs="Tahoma"/>
          <w:sz w:val="20"/>
          <w:szCs w:val="22"/>
        </w:rPr>
        <w:tab/>
      </w:r>
      <w:r w:rsidR="00FB5A75" w:rsidRPr="00431F4B">
        <w:rPr>
          <w:rFonts w:ascii="Calibri" w:hAnsi="Calibri" w:cs="Tahoma"/>
          <w:sz w:val="20"/>
          <w:szCs w:val="22"/>
        </w:rPr>
        <w:tab/>
      </w:r>
      <w:r w:rsidR="00FB5A75" w:rsidRPr="00431F4B">
        <w:rPr>
          <w:rFonts w:ascii="Calibri" w:hAnsi="Calibri" w:cs="Tahoma"/>
          <w:sz w:val="20"/>
          <w:szCs w:val="22"/>
        </w:rPr>
        <w:tab/>
        <w:t>[S5]</w:t>
      </w:r>
    </w:p>
    <w:p w14:paraId="0E002A3B" w14:textId="77777777" w:rsidR="00D87840" w:rsidRPr="00431F4B" w:rsidRDefault="00D87840" w:rsidP="0025094F">
      <w:pPr>
        <w:spacing w:after="0" w:line="276" w:lineRule="auto"/>
        <w:ind w:firstLine="227"/>
        <w:jc w:val="right"/>
        <w:rPr>
          <w:rFonts w:ascii="Calibri" w:hAnsi="Calibri" w:cs="Tahoma"/>
          <w:sz w:val="20"/>
          <w:szCs w:val="22"/>
        </w:rPr>
      </w:pPr>
    </w:p>
    <w:p w14:paraId="6EA1B40C" w14:textId="77777777" w:rsidR="00FB5A75" w:rsidRPr="00431F4B" w:rsidRDefault="00FB5A75" w:rsidP="0025094F">
      <w:pPr>
        <w:spacing w:after="0" w:line="276" w:lineRule="auto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>where</w:t>
      </w:r>
    </w:p>
    <w:p w14:paraId="4C852B04" w14:textId="64B3F144" w:rsidR="00FB5A75" w:rsidRPr="00431F4B" w:rsidRDefault="00FB5A75" w:rsidP="0025094F">
      <w:pPr>
        <w:spacing w:after="0" w:line="276" w:lineRule="auto"/>
        <w:ind w:firstLine="227"/>
        <w:jc w:val="right"/>
        <w:rPr>
          <w:rFonts w:ascii="Calibri" w:hAnsi="Calibri" w:cs="Tahoma"/>
          <w:sz w:val="20"/>
          <w:szCs w:val="22"/>
        </w:rPr>
      </w:pPr>
      <m:oMath>
        <m:r>
          <w:rPr>
            <w:rFonts w:ascii="Cambria Math" w:hAnsi="Cambria Math" w:cs="Tahoma"/>
            <w:sz w:val="20"/>
            <w:szCs w:val="22"/>
          </w:rPr>
          <m:t>Z=</m:t>
        </m:r>
        <m:nary>
          <m:naryPr>
            <m:chr m:val="∑"/>
            <m:limLoc m:val="undOvr"/>
            <m:ctrlPr>
              <w:rPr>
                <w:rFonts w:ascii="Cambria Math" w:hAnsi="Cambria Math" w:cs="Tahoma"/>
                <w:i/>
                <w:sz w:val="20"/>
                <w:szCs w:val="22"/>
              </w:rPr>
            </m:ctrlPr>
          </m:naryPr>
          <m:sub>
            <m:r>
              <w:rPr>
                <w:rFonts w:ascii="Cambria Math" w:hAnsi="Cambria Math" w:cs="Tahoma"/>
                <w:sz w:val="20"/>
                <w:szCs w:val="22"/>
              </w:rPr>
              <m:t>s=1</m:t>
            </m:r>
          </m:sub>
          <m:sup>
            <m:sSub>
              <m:sSubPr>
                <m:ctrlPr>
                  <w:rPr>
                    <w:rFonts w:ascii="Cambria Math" w:hAnsi="Cambria Math" w:cs="Tahoma"/>
                    <w:i/>
                    <w:sz w:val="20"/>
                    <w:szCs w:val="22"/>
                  </w:rPr>
                </m:ctrlPr>
              </m:sSubPr>
              <m:e>
                <m:r>
                  <w:rPr>
                    <w:rFonts w:ascii="Cambria Math" w:hAnsi="Cambria Math" w:cs="Tahoma"/>
                    <w:sz w:val="20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 w:cs="Tahoma"/>
                    <w:sz w:val="20"/>
                    <w:szCs w:val="22"/>
                  </w:rPr>
                  <m:t>rec</m:t>
                </m:r>
              </m:sub>
            </m:sSub>
          </m:sup>
          <m:e>
            <m:r>
              <w:rPr>
                <w:rFonts w:ascii="Cambria Math" w:hAnsi="Cambria Math" w:cs="Tahoma"/>
                <w:sz w:val="20"/>
                <w:szCs w:val="22"/>
              </w:rPr>
              <m:t>exp</m:t>
            </m:r>
            <m:d>
              <m:dPr>
                <m:begChr m:val="["/>
                <m:endChr m:val="]"/>
                <m:ctrlPr>
                  <w:rPr>
                    <w:rFonts w:ascii="Cambria Math" w:hAnsi="Cambria Math" w:cs="Tahoma"/>
                    <w:i/>
                    <w:sz w:val="20"/>
                    <w:szCs w:val="22"/>
                  </w:rPr>
                </m:ctrlPr>
              </m:dPr>
              <m:e>
                <m:r>
                  <w:rPr>
                    <w:rFonts w:ascii="Cambria Math" w:hAnsi="Cambria Math" w:cs="Tahoma"/>
                    <w:sz w:val="20"/>
                    <w:szCs w:val="2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  <w:sz w:val="20"/>
                        <w:szCs w:val="22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Tahoma"/>
                            <w:i/>
                            <w:sz w:val="20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ahoma"/>
                            <w:sz w:val="20"/>
                            <w:szCs w:val="22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ahoma"/>
                            <w:sz w:val="20"/>
                            <w:szCs w:val="2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hAnsi="Cambria Math" w:cs="Tahoma"/>
                            <w:sz w:val="20"/>
                            <w:szCs w:val="22"/>
                          </w:rPr>
                          <m:t>new</m:t>
                        </m:r>
                      </m:sup>
                    </m:sSubSup>
                    <m:r>
                      <w:rPr>
                        <w:rFonts w:ascii="Cambria Math" w:hAnsi="Cambria Math" w:cs="Tahoma"/>
                        <w:sz w:val="20"/>
                        <w:szCs w:val="22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ahoma"/>
                            <w:i/>
                            <w:sz w:val="20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ahoma"/>
                            <w:sz w:val="20"/>
                            <w:szCs w:val="22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ahoma"/>
                            <w:sz w:val="20"/>
                            <w:szCs w:val="22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hAnsi="Cambria Math" w:cs="Tahoma"/>
                            <w:sz w:val="20"/>
                            <w:szCs w:val="22"/>
                          </w:rPr>
                          <m:t>old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ahoma"/>
                        <w:sz w:val="20"/>
                        <w:szCs w:val="22"/>
                      </w:rPr>
                      <m:t>T</m:t>
                    </m:r>
                  </m:den>
                </m:f>
              </m:e>
            </m:d>
          </m:e>
        </m:nary>
      </m:oMath>
      <w:r w:rsidR="00B96BAF" w:rsidRPr="00431F4B">
        <w:rPr>
          <w:rFonts w:ascii="Calibri" w:hAnsi="Calibri" w:cs="Tahoma"/>
          <w:sz w:val="20"/>
          <w:szCs w:val="22"/>
        </w:rPr>
        <w:t>,</w:t>
      </w:r>
      <w:r w:rsidR="00B96BAF" w:rsidRPr="00431F4B">
        <w:rPr>
          <w:rFonts w:ascii="Calibri" w:hAnsi="Calibri" w:cs="Tahoma"/>
          <w:sz w:val="20"/>
          <w:szCs w:val="22"/>
        </w:rPr>
        <w:tab/>
      </w:r>
      <w:r w:rsidR="00B96BAF" w:rsidRPr="00431F4B">
        <w:rPr>
          <w:rFonts w:ascii="Calibri" w:hAnsi="Calibri" w:cs="Tahoma"/>
          <w:sz w:val="20"/>
          <w:szCs w:val="22"/>
        </w:rPr>
        <w:tab/>
      </w:r>
      <w:r w:rsidR="00B96BAF" w:rsidRPr="00431F4B">
        <w:rPr>
          <w:rFonts w:ascii="Calibri" w:hAnsi="Calibri" w:cs="Tahoma"/>
          <w:sz w:val="20"/>
          <w:szCs w:val="22"/>
        </w:rPr>
        <w:tab/>
      </w:r>
      <w:r w:rsidRPr="00431F4B">
        <w:rPr>
          <w:rFonts w:ascii="Calibri" w:hAnsi="Calibri" w:cs="Tahoma"/>
          <w:sz w:val="20"/>
          <w:szCs w:val="22"/>
        </w:rPr>
        <w:tab/>
        <w:t>[S6]</w:t>
      </w:r>
    </w:p>
    <w:p w14:paraId="3760D800" w14:textId="77777777" w:rsidR="00D87840" w:rsidRPr="00431F4B" w:rsidRDefault="00D87840" w:rsidP="0025094F">
      <w:pPr>
        <w:spacing w:after="0" w:line="276" w:lineRule="auto"/>
        <w:ind w:firstLine="227"/>
        <w:jc w:val="right"/>
        <w:rPr>
          <w:rFonts w:ascii="Calibri" w:hAnsi="Calibri" w:cs="Tahoma"/>
          <w:sz w:val="20"/>
          <w:szCs w:val="22"/>
        </w:rPr>
      </w:pPr>
    </w:p>
    <w:p w14:paraId="2BD01FA2" w14:textId="0B213852" w:rsidR="00FB5A75" w:rsidRPr="00431F4B" w:rsidRDefault="004B77A8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and </w:t>
      </w:r>
      <w:r w:rsidR="00C72273" w:rsidRPr="00431F4B">
        <w:rPr>
          <w:rFonts w:ascii="Calibri" w:hAnsi="Calibri" w:cs="Tahoma"/>
          <w:i/>
          <w:sz w:val="20"/>
          <w:szCs w:val="22"/>
        </w:rPr>
        <w:t>E</w:t>
      </w:r>
      <w:r w:rsidR="00C72273" w:rsidRPr="00431F4B">
        <w:rPr>
          <w:rFonts w:ascii="Calibri" w:hAnsi="Calibri" w:cs="Tahoma"/>
          <w:i/>
          <w:sz w:val="20"/>
          <w:szCs w:val="22"/>
          <w:vertAlign w:val="subscript"/>
        </w:rPr>
        <w:t>s</w:t>
      </w:r>
      <w:r w:rsidR="00C72273" w:rsidRPr="00431F4B">
        <w:rPr>
          <w:rFonts w:ascii="Calibri" w:hAnsi="Calibri" w:cs="Tahoma"/>
          <w:i/>
          <w:sz w:val="20"/>
          <w:szCs w:val="22"/>
          <w:vertAlign w:val="superscript"/>
        </w:rPr>
        <w:t>old</w:t>
      </w:r>
      <w:r w:rsidR="00C72273" w:rsidRPr="00431F4B">
        <w:rPr>
          <w:rFonts w:ascii="Calibri" w:hAnsi="Calibri" w:cs="Tahoma"/>
          <w:i/>
          <w:sz w:val="20"/>
          <w:szCs w:val="22"/>
        </w:rPr>
        <w:t xml:space="preserve"> </w:t>
      </w:r>
      <w:r w:rsidRPr="00431F4B">
        <w:rPr>
          <w:rFonts w:ascii="Calibri" w:hAnsi="Calibri" w:cs="Tahoma"/>
          <w:sz w:val="20"/>
          <w:szCs w:val="22"/>
        </w:rPr>
        <w:t>and</w:t>
      </w:r>
      <w:r w:rsidRPr="00431F4B">
        <w:rPr>
          <w:rFonts w:ascii="Calibri" w:hAnsi="Calibri" w:cs="Tahoma"/>
          <w:i/>
          <w:sz w:val="20"/>
          <w:szCs w:val="22"/>
        </w:rPr>
        <w:t xml:space="preserve"> E</w:t>
      </w:r>
      <w:r w:rsidRPr="00431F4B">
        <w:rPr>
          <w:rFonts w:ascii="Calibri" w:hAnsi="Calibri" w:cs="Tahoma"/>
          <w:i/>
          <w:sz w:val="20"/>
          <w:szCs w:val="22"/>
          <w:vertAlign w:val="subscript"/>
        </w:rPr>
        <w:t>s</w:t>
      </w:r>
      <w:r w:rsidRPr="00431F4B">
        <w:rPr>
          <w:rFonts w:ascii="Calibri" w:hAnsi="Calibri" w:cs="Tahoma"/>
          <w:i/>
          <w:sz w:val="20"/>
          <w:szCs w:val="22"/>
          <w:vertAlign w:val="superscript"/>
        </w:rPr>
        <w:t>new</w:t>
      </w:r>
      <w:r w:rsidRPr="00431F4B">
        <w:rPr>
          <w:rFonts w:ascii="Calibri" w:hAnsi="Calibri" w:cs="Tahoma"/>
          <w:sz w:val="20"/>
          <w:szCs w:val="22"/>
        </w:rPr>
        <w:t xml:space="preserve"> are the energy of the chain before and after </w:t>
      </w:r>
      <w:r w:rsidR="00013CD0" w:rsidRPr="00431F4B">
        <w:rPr>
          <w:rFonts w:ascii="Calibri" w:hAnsi="Calibri" w:cs="Tahoma"/>
          <w:sz w:val="20"/>
          <w:szCs w:val="22"/>
        </w:rPr>
        <w:t>updating</w:t>
      </w:r>
      <w:r w:rsidR="00C72273" w:rsidRPr="00431F4B">
        <w:rPr>
          <w:rFonts w:ascii="Calibri" w:hAnsi="Calibri" w:cs="Tahoma"/>
          <w:sz w:val="20"/>
          <w:szCs w:val="22"/>
        </w:rPr>
        <w:t xml:space="preserve"> </w:t>
      </w:r>
      <w:r w:rsidR="00C72273" w:rsidRPr="00431F4B">
        <w:rPr>
          <w:rFonts w:ascii="Calibri" w:hAnsi="Calibri" w:cs="Tahoma"/>
          <w:i/>
          <w:sz w:val="20"/>
          <w:szCs w:val="22"/>
        </w:rPr>
        <w:t>B</w:t>
      </w:r>
      <w:r w:rsidR="00C72273" w:rsidRPr="00431F4B">
        <w:rPr>
          <w:rFonts w:ascii="Calibri" w:hAnsi="Calibri" w:cs="Tahoma"/>
          <w:i/>
          <w:sz w:val="20"/>
          <w:szCs w:val="22"/>
          <w:vertAlign w:val="subscript"/>
        </w:rPr>
        <w:t>ij</w:t>
      </w:r>
      <w:r w:rsidR="00C72273" w:rsidRPr="00431F4B">
        <w:rPr>
          <w:rFonts w:ascii="Calibri" w:hAnsi="Calibri" w:cs="Tahoma"/>
          <w:sz w:val="20"/>
          <w:szCs w:val="22"/>
        </w:rPr>
        <w:t xml:space="preserve">, </w:t>
      </w:r>
      <w:r w:rsidR="00FB299F" w:rsidRPr="00431F4B">
        <w:rPr>
          <w:rFonts w:ascii="Calibri" w:hAnsi="Calibri" w:cs="Tahoma"/>
          <w:sz w:val="20"/>
          <w:szCs w:val="22"/>
        </w:rPr>
        <w:t>respectively</w:t>
      </w:r>
      <w:r w:rsidR="00C72273" w:rsidRPr="00431F4B">
        <w:rPr>
          <w:rFonts w:ascii="Calibri" w:hAnsi="Calibri" w:cs="Tahoma"/>
          <w:sz w:val="20"/>
          <w:szCs w:val="22"/>
        </w:rPr>
        <w:t xml:space="preserve">. </w:t>
      </w:r>
      <w:r w:rsidR="00013D68" w:rsidRPr="00431F4B">
        <w:rPr>
          <w:rFonts w:ascii="Calibri" w:hAnsi="Calibri" w:cs="Tahoma"/>
          <w:sz w:val="20"/>
          <w:szCs w:val="22"/>
        </w:rPr>
        <w:t>The new</w:t>
      </w:r>
      <w:r w:rsidR="00C72273" w:rsidRPr="00431F4B">
        <w:rPr>
          <w:rFonts w:ascii="Calibri" w:hAnsi="Calibri" w:cs="Tahoma"/>
          <w:sz w:val="20"/>
          <w:szCs w:val="22"/>
        </w:rPr>
        <w:t xml:space="preserve"> </w:t>
      </w:r>
      <w:r w:rsidR="00C72273" w:rsidRPr="00431F4B">
        <w:rPr>
          <w:rFonts w:ascii="Calibri" w:hAnsi="Calibri" w:cs="Tahoma"/>
          <w:i/>
          <w:sz w:val="20"/>
          <w:szCs w:val="22"/>
        </w:rPr>
        <w:sym w:font="Symbol" w:char="F063"/>
      </w:r>
      <w:r w:rsidR="00C72273" w:rsidRPr="00431F4B">
        <w:rPr>
          <w:rFonts w:ascii="Calibri" w:hAnsi="Calibri" w:cs="Tahoma"/>
          <w:i/>
          <w:sz w:val="20"/>
          <w:szCs w:val="22"/>
          <w:vertAlign w:val="superscript"/>
        </w:rPr>
        <w:t>2</w:t>
      </w:r>
      <w:r w:rsidR="00C72273" w:rsidRPr="00431F4B">
        <w:rPr>
          <w:rFonts w:ascii="Calibri" w:hAnsi="Calibri" w:cs="Tahoma"/>
          <w:sz w:val="20"/>
          <w:szCs w:val="22"/>
        </w:rPr>
        <w:t xml:space="preserve"> is calculated and </w:t>
      </w:r>
      <w:r w:rsidR="00785D9F" w:rsidRPr="00431F4B">
        <w:rPr>
          <w:rFonts w:ascii="Calibri" w:hAnsi="Calibri" w:cs="Tahoma"/>
          <w:sz w:val="20"/>
          <w:szCs w:val="22"/>
        </w:rPr>
        <w:t xml:space="preserve">compared with </w:t>
      </w:r>
      <w:r w:rsidR="00013CD0" w:rsidRPr="00431F4B">
        <w:rPr>
          <w:rFonts w:ascii="Calibri" w:hAnsi="Calibri" w:cs="Tahoma"/>
          <w:sz w:val="20"/>
          <w:szCs w:val="22"/>
        </w:rPr>
        <w:t>its value</w:t>
      </w:r>
      <w:r w:rsidR="00785D9F" w:rsidRPr="00431F4B">
        <w:rPr>
          <w:rFonts w:ascii="Calibri" w:hAnsi="Calibri" w:cs="Tahoma"/>
          <w:sz w:val="20"/>
          <w:szCs w:val="22"/>
        </w:rPr>
        <w:t xml:space="preserve"> before </w:t>
      </w:r>
      <w:r w:rsidR="00410832" w:rsidRPr="00431F4B">
        <w:rPr>
          <w:rFonts w:ascii="Calibri" w:hAnsi="Calibri" w:cs="Tahoma"/>
          <w:sz w:val="20"/>
          <w:szCs w:val="22"/>
        </w:rPr>
        <w:t xml:space="preserve">updating </w:t>
      </w:r>
      <w:r w:rsidR="00785D9F" w:rsidRPr="00431F4B">
        <w:rPr>
          <w:rFonts w:ascii="Calibri" w:hAnsi="Calibri" w:cs="Tahoma"/>
          <w:i/>
          <w:sz w:val="20"/>
          <w:szCs w:val="22"/>
        </w:rPr>
        <w:t>B</w:t>
      </w:r>
      <w:r w:rsidR="00785D9F" w:rsidRPr="00431F4B">
        <w:rPr>
          <w:rFonts w:ascii="Calibri" w:hAnsi="Calibri" w:cs="Tahoma"/>
          <w:i/>
          <w:sz w:val="20"/>
          <w:szCs w:val="22"/>
          <w:vertAlign w:val="subscript"/>
        </w:rPr>
        <w:t>ij</w:t>
      </w:r>
      <w:r w:rsidR="00785D9F" w:rsidRPr="00431F4B">
        <w:rPr>
          <w:rFonts w:ascii="Calibri" w:hAnsi="Calibri" w:cs="Tahoma"/>
          <w:sz w:val="20"/>
          <w:szCs w:val="22"/>
        </w:rPr>
        <w:t xml:space="preserve">. If </w:t>
      </w:r>
      <w:r w:rsidR="00785D9F" w:rsidRPr="00431F4B">
        <w:rPr>
          <w:rFonts w:ascii="Calibri" w:hAnsi="Calibri" w:cs="Tahoma"/>
          <w:i/>
          <w:sz w:val="20"/>
          <w:szCs w:val="22"/>
        </w:rPr>
        <w:sym w:font="Symbol" w:char="F063"/>
      </w:r>
      <w:r w:rsidR="00785D9F" w:rsidRPr="00431F4B">
        <w:rPr>
          <w:rFonts w:ascii="Calibri" w:hAnsi="Calibri" w:cs="Tahoma"/>
          <w:i/>
          <w:sz w:val="20"/>
          <w:szCs w:val="22"/>
          <w:vertAlign w:val="superscript"/>
        </w:rPr>
        <w:t>2</w:t>
      </w:r>
      <w:r w:rsidR="00785D9F" w:rsidRPr="00431F4B">
        <w:rPr>
          <w:rFonts w:ascii="Calibri" w:hAnsi="Calibri" w:cs="Tahoma"/>
          <w:sz w:val="20"/>
          <w:szCs w:val="22"/>
        </w:rPr>
        <w:t xml:space="preserve"> decreases, the updated value</w:t>
      </w:r>
      <w:r w:rsidR="007C296B" w:rsidRPr="00431F4B">
        <w:rPr>
          <w:rFonts w:ascii="Calibri" w:hAnsi="Calibri" w:cs="Tahoma"/>
          <w:sz w:val="20"/>
          <w:szCs w:val="22"/>
        </w:rPr>
        <w:t>s are</w:t>
      </w:r>
      <w:r w:rsidR="00785D9F" w:rsidRPr="00431F4B">
        <w:rPr>
          <w:rFonts w:ascii="Calibri" w:hAnsi="Calibri" w:cs="Tahoma"/>
          <w:sz w:val="20"/>
          <w:szCs w:val="22"/>
        </w:rPr>
        <w:t xml:space="preserve"> </w:t>
      </w:r>
      <w:r w:rsidR="00946D5B" w:rsidRPr="00431F4B">
        <w:rPr>
          <w:rFonts w:ascii="Calibri" w:hAnsi="Calibri" w:cs="Tahoma"/>
          <w:sz w:val="20"/>
          <w:szCs w:val="22"/>
        </w:rPr>
        <w:t>maintained</w:t>
      </w:r>
      <w:r w:rsidR="00785D9F" w:rsidRPr="00431F4B">
        <w:rPr>
          <w:rFonts w:ascii="Calibri" w:hAnsi="Calibri" w:cs="Tahoma"/>
          <w:sz w:val="20"/>
          <w:szCs w:val="22"/>
        </w:rPr>
        <w:t xml:space="preserve"> as the </w:t>
      </w:r>
      <w:r w:rsidR="0048012C" w:rsidRPr="00431F4B">
        <w:rPr>
          <w:rFonts w:ascii="Calibri" w:hAnsi="Calibri" w:cs="Tahoma"/>
          <w:sz w:val="20"/>
          <w:szCs w:val="22"/>
        </w:rPr>
        <w:t xml:space="preserve">new </w:t>
      </w:r>
      <w:r w:rsidR="006279A6" w:rsidRPr="00431F4B">
        <w:rPr>
          <w:rFonts w:ascii="Calibri" w:hAnsi="Calibri" w:cs="Tahoma"/>
          <w:i/>
          <w:sz w:val="20"/>
          <w:szCs w:val="22"/>
        </w:rPr>
        <w:t>B</w:t>
      </w:r>
      <w:r w:rsidR="006279A6" w:rsidRPr="00431F4B">
        <w:rPr>
          <w:rFonts w:ascii="Calibri" w:hAnsi="Calibri" w:cs="Tahoma"/>
          <w:i/>
          <w:sz w:val="20"/>
          <w:szCs w:val="22"/>
          <w:vertAlign w:val="subscript"/>
        </w:rPr>
        <w:t>ij</w:t>
      </w:r>
      <w:r w:rsidR="004A5E7A" w:rsidRPr="00431F4B">
        <w:rPr>
          <w:rFonts w:ascii="Calibri" w:hAnsi="Calibri" w:cs="Tahoma"/>
          <w:sz w:val="20"/>
          <w:szCs w:val="22"/>
        </w:rPr>
        <w:t xml:space="preserve">, otherwise they are </w:t>
      </w:r>
      <w:r w:rsidR="006279A6" w:rsidRPr="00431F4B">
        <w:rPr>
          <w:rFonts w:ascii="Calibri" w:hAnsi="Calibri" w:cs="Tahoma"/>
          <w:sz w:val="20"/>
          <w:szCs w:val="22"/>
        </w:rPr>
        <w:t xml:space="preserve">discarded and another random update is attempted. This scheme is applied for </w:t>
      </w:r>
      <w:r w:rsidR="006279A6" w:rsidRPr="00431F4B">
        <w:rPr>
          <w:rFonts w:ascii="Calibri" w:hAnsi="Calibri" w:cs="Tahoma"/>
          <w:i/>
          <w:sz w:val="20"/>
          <w:szCs w:val="22"/>
        </w:rPr>
        <w:t>N</w:t>
      </w:r>
      <w:r w:rsidR="006279A6" w:rsidRPr="00431F4B">
        <w:rPr>
          <w:rFonts w:ascii="Calibri" w:hAnsi="Calibri" w:cs="Tahoma"/>
          <w:i/>
          <w:sz w:val="20"/>
          <w:szCs w:val="22"/>
          <w:vertAlign w:val="subscript"/>
        </w:rPr>
        <w:t>min</w:t>
      </w:r>
      <w:r w:rsidR="006279A6" w:rsidRPr="00431F4B">
        <w:rPr>
          <w:rFonts w:ascii="Calibri" w:hAnsi="Calibri" w:cs="Tahoma"/>
          <w:i/>
          <w:sz w:val="20"/>
          <w:szCs w:val="22"/>
        </w:rPr>
        <w:t>=10</w:t>
      </w:r>
      <w:r w:rsidR="006279A6" w:rsidRPr="00431F4B">
        <w:rPr>
          <w:rFonts w:ascii="Calibri" w:hAnsi="Calibri" w:cs="Tahoma"/>
          <w:i/>
          <w:sz w:val="20"/>
          <w:szCs w:val="22"/>
          <w:vertAlign w:val="superscript"/>
        </w:rPr>
        <w:t>3</w:t>
      </w:r>
      <w:r w:rsidR="006279A6" w:rsidRPr="00431F4B">
        <w:rPr>
          <w:rFonts w:ascii="Calibri" w:hAnsi="Calibri" w:cs="Tahoma"/>
          <w:i/>
          <w:sz w:val="20"/>
          <w:szCs w:val="22"/>
        </w:rPr>
        <w:t xml:space="preserve"> </w:t>
      </w:r>
      <w:r w:rsidR="006279A6" w:rsidRPr="00431F4B">
        <w:rPr>
          <w:rFonts w:ascii="Calibri" w:hAnsi="Calibri" w:cs="Tahoma"/>
          <w:sz w:val="20"/>
          <w:szCs w:val="22"/>
        </w:rPr>
        <w:t xml:space="preserve">iterations. </w:t>
      </w:r>
    </w:p>
    <w:p w14:paraId="6A5A41E5" w14:textId="1EA4B7E6" w:rsidR="006F59CE" w:rsidRDefault="006F59CE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  <w:r w:rsidRPr="00431F4B">
        <w:rPr>
          <w:rFonts w:ascii="Calibri" w:hAnsi="Calibri" w:cs="Tahoma"/>
          <w:sz w:val="20"/>
          <w:szCs w:val="22"/>
        </w:rPr>
        <w:t xml:space="preserve">After a consistent change in the interaction matrix </w:t>
      </w:r>
      <w:r w:rsidRPr="00431F4B">
        <w:rPr>
          <w:rFonts w:ascii="Calibri" w:hAnsi="Calibri" w:cs="Tahoma"/>
          <w:i/>
          <w:sz w:val="20"/>
          <w:szCs w:val="22"/>
        </w:rPr>
        <w:t>B</w:t>
      </w:r>
      <w:r w:rsidRPr="00431F4B">
        <w:rPr>
          <w:rFonts w:ascii="Calibri" w:hAnsi="Calibri" w:cs="Tahoma"/>
          <w:i/>
          <w:sz w:val="20"/>
          <w:szCs w:val="22"/>
          <w:vertAlign w:val="subscript"/>
        </w:rPr>
        <w:t>ij</w:t>
      </w:r>
      <w:r w:rsidRPr="00431F4B">
        <w:rPr>
          <w:rFonts w:ascii="Calibri" w:hAnsi="Calibri" w:cs="Tahoma"/>
          <w:sz w:val="20"/>
          <w:szCs w:val="22"/>
        </w:rPr>
        <w:t xml:space="preserve">, the set of recorded conformations cannot be </w:t>
      </w:r>
      <w:r w:rsidR="00822A90" w:rsidRPr="00431F4B">
        <w:rPr>
          <w:rFonts w:ascii="Calibri" w:hAnsi="Calibri" w:cs="Tahoma"/>
          <w:sz w:val="20"/>
          <w:szCs w:val="22"/>
        </w:rPr>
        <w:t xml:space="preserve">regarded </w:t>
      </w:r>
      <w:ins w:id="97" w:author="Guido Tiana" w:date="2013-08-07T15:30:00Z">
        <w:r w:rsidR="007F7418">
          <w:rPr>
            <w:rFonts w:ascii="Calibri" w:hAnsi="Calibri" w:cs="Tahoma"/>
            <w:sz w:val="20"/>
            <w:szCs w:val="22"/>
          </w:rPr>
          <w:t xml:space="preserve">any longer </w:t>
        </w:r>
      </w:ins>
      <w:r w:rsidR="00822A90" w:rsidRPr="00431F4B">
        <w:rPr>
          <w:rFonts w:ascii="Calibri" w:hAnsi="Calibri" w:cs="Tahoma"/>
          <w:sz w:val="20"/>
          <w:szCs w:val="22"/>
        </w:rPr>
        <w:t>as r</w:t>
      </w:r>
      <w:r w:rsidR="00676B86" w:rsidRPr="00431F4B">
        <w:rPr>
          <w:rFonts w:ascii="Calibri" w:hAnsi="Calibri" w:cs="Tahoma"/>
          <w:sz w:val="20"/>
          <w:szCs w:val="22"/>
        </w:rPr>
        <w:t>epresentative of the new system</w:t>
      </w:r>
      <w:ins w:id="98" w:author="Guido Tiana" w:date="2013-08-07T15:30:00Z">
        <w:r w:rsidR="007F7418">
          <w:rPr>
            <w:rFonts w:ascii="Calibri" w:hAnsi="Calibri" w:cs="Tahoma"/>
            <w:sz w:val="20"/>
            <w:szCs w:val="22"/>
          </w:rPr>
          <w:t>,</w:t>
        </w:r>
      </w:ins>
      <w:r w:rsidR="00C139DE">
        <w:rPr>
          <w:rFonts w:ascii="Calibri" w:hAnsi="Calibri" w:cs="Tahoma"/>
          <w:sz w:val="20"/>
          <w:szCs w:val="22"/>
        </w:rPr>
        <w:t xml:space="preserve"> and </w:t>
      </w:r>
      <w:r w:rsidR="00D0094C" w:rsidRPr="00431F4B">
        <w:rPr>
          <w:rFonts w:ascii="Calibri" w:hAnsi="Calibri" w:cs="Tahoma"/>
          <w:sz w:val="20"/>
          <w:szCs w:val="22"/>
        </w:rPr>
        <w:t xml:space="preserve">it is not possible to simply reweigh the conformations </w:t>
      </w:r>
      <w:r w:rsidR="00AA4ADD">
        <w:rPr>
          <w:rFonts w:ascii="Calibri" w:hAnsi="Calibri" w:cs="Tahoma"/>
          <w:sz w:val="20"/>
          <w:szCs w:val="22"/>
        </w:rPr>
        <w:t>with the new potentials</w:t>
      </w:r>
      <w:del w:id="99" w:author="Guido Tiana" w:date="2013-08-07T15:30:00Z">
        <w:r w:rsidR="00AA4ADD" w:rsidDel="007F7418">
          <w:rPr>
            <w:rFonts w:ascii="Calibri" w:hAnsi="Calibri" w:cs="Tahoma"/>
            <w:sz w:val="20"/>
            <w:szCs w:val="22"/>
          </w:rPr>
          <w:delText xml:space="preserve"> </w:delText>
        </w:r>
        <w:r w:rsidR="00D0094C" w:rsidRPr="00431F4B" w:rsidDel="007F7418">
          <w:rPr>
            <w:rFonts w:ascii="Calibri" w:hAnsi="Calibri" w:cs="Tahoma"/>
            <w:sz w:val="20"/>
            <w:szCs w:val="22"/>
          </w:rPr>
          <w:delText>any</w:delText>
        </w:r>
        <w:r w:rsidR="00677DAD" w:rsidDel="007F7418">
          <w:rPr>
            <w:rFonts w:ascii="Calibri" w:hAnsi="Calibri" w:cs="Tahoma"/>
            <w:sz w:val="20"/>
            <w:szCs w:val="22"/>
          </w:rPr>
          <w:delText>more</w:delText>
        </w:r>
      </w:del>
      <w:r w:rsidR="00ED2545">
        <w:rPr>
          <w:rFonts w:ascii="Calibri" w:hAnsi="Calibri" w:cs="Tahoma"/>
          <w:sz w:val="20"/>
          <w:szCs w:val="22"/>
        </w:rPr>
        <w:t>:</w:t>
      </w:r>
      <w:r w:rsidR="00FD0778" w:rsidRPr="00431F4B">
        <w:rPr>
          <w:rFonts w:ascii="Calibri" w:hAnsi="Calibri" w:cs="Tahoma"/>
          <w:sz w:val="20"/>
          <w:szCs w:val="22"/>
        </w:rPr>
        <w:t xml:space="preserve"> </w:t>
      </w:r>
      <w:r w:rsidR="00ED2545">
        <w:rPr>
          <w:rFonts w:ascii="Calibri" w:hAnsi="Calibri" w:cs="Tahoma"/>
          <w:sz w:val="20"/>
          <w:szCs w:val="22"/>
        </w:rPr>
        <w:t>a</w:t>
      </w:r>
      <w:r w:rsidR="00FD0778" w:rsidRPr="00431F4B">
        <w:rPr>
          <w:rFonts w:ascii="Calibri" w:hAnsi="Calibri" w:cs="Tahoma"/>
          <w:sz w:val="20"/>
          <w:szCs w:val="22"/>
        </w:rPr>
        <w:t xml:space="preserve"> new Monte Carlo sampling </w:t>
      </w:r>
      <w:r w:rsidR="004A22EF" w:rsidRPr="00431F4B">
        <w:rPr>
          <w:rFonts w:ascii="Calibri" w:hAnsi="Calibri" w:cs="Tahoma"/>
          <w:sz w:val="20"/>
          <w:szCs w:val="22"/>
        </w:rPr>
        <w:t xml:space="preserve">of the conformation space </w:t>
      </w:r>
      <w:r w:rsidR="00FD0778" w:rsidRPr="00431F4B">
        <w:rPr>
          <w:rFonts w:ascii="Calibri" w:hAnsi="Calibri" w:cs="Tahoma"/>
          <w:sz w:val="20"/>
          <w:szCs w:val="22"/>
        </w:rPr>
        <w:t xml:space="preserve">is carried out to record a new set of </w:t>
      </w:r>
      <w:r w:rsidR="00FD0778" w:rsidRPr="00431F4B">
        <w:rPr>
          <w:rFonts w:ascii="Calibri" w:hAnsi="Calibri" w:cs="Tahoma"/>
          <w:i/>
          <w:sz w:val="20"/>
          <w:szCs w:val="22"/>
        </w:rPr>
        <w:t>N</w:t>
      </w:r>
      <w:r w:rsidR="00FD0778" w:rsidRPr="00431F4B">
        <w:rPr>
          <w:rFonts w:ascii="Calibri" w:hAnsi="Calibri" w:cs="Tahoma"/>
          <w:i/>
          <w:sz w:val="20"/>
          <w:szCs w:val="22"/>
          <w:vertAlign w:val="subscript"/>
        </w:rPr>
        <w:t>rec</w:t>
      </w:r>
      <w:r w:rsidR="00FD0778" w:rsidRPr="00431F4B">
        <w:rPr>
          <w:rFonts w:ascii="Calibri" w:hAnsi="Calibri" w:cs="Tahoma"/>
          <w:i/>
          <w:sz w:val="20"/>
          <w:szCs w:val="22"/>
        </w:rPr>
        <w:t xml:space="preserve"> </w:t>
      </w:r>
      <w:r w:rsidR="00FD0778" w:rsidRPr="00431F4B">
        <w:rPr>
          <w:rFonts w:ascii="Calibri" w:hAnsi="Calibri" w:cs="Tahoma"/>
          <w:sz w:val="20"/>
          <w:szCs w:val="22"/>
        </w:rPr>
        <w:t xml:space="preserve">conformations representative of the new </w:t>
      </w:r>
      <w:r w:rsidR="00471E2F" w:rsidRPr="00431F4B">
        <w:rPr>
          <w:rFonts w:ascii="Calibri" w:hAnsi="Calibri" w:cs="Tahoma"/>
          <w:sz w:val="20"/>
          <w:szCs w:val="22"/>
        </w:rPr>
        <w:t>potentials</w:t>
      </w:r>
      <w:r w:rsidR="00DC6C19" w:rsidRPr="00431F4B">
        <w:rPr>
          <w:rFonts w:ascii="Calibri" w:hAnsi="Calibri" w:cs="Tahoma"/>
          <w:sz w:val="20"/>
          <w:szCs w:val="22"/>
        </w:rPr>
        <w:t xml:space="preserve">. This procedure is iterated until </w:t>
      </w:r>
      <w:r w:rsidR="0012556D">
        <w:rPr>
          <w:rFonts w:ascii="Calibri" w:hAnsi="Calibri" w:cs="Tahoma"/>
          <w:sz w:val="20"/>
          <w:szCs w:val="22"/>
        </w:rPr>
        <w:t xml:space="preserve">convergence of the </w:t>
      </w:r>
      <w:r w:rsidR="00DC6C19" w:rsidRPr="00431F4B">
        <w:rPr>
          <w:rFonts w:ascii="Calibri" w:hAnsi="Calibri" w:cs="Tahoma"/>
          <w:i/>
          <w:sz w:val="20"/>
          <w:szCs w:val="22"/>
        </w:rPr>
        <w:sym w:font="Symbol" w:char="F063"/>
      </w:r>
      <w:r w:rsidR="00DC6C19" w:rsidRPr="00431F4B">
        <w:rPr>
          <w:rFonts w:ascii="Calibri" w:hAnsi="Calibri" w:cs="Tahoma"/>
          <w:i/>
          <w:sz w:val="20"/>
          <w:szCs w:val="22"/>
          <w:vertAlign w:val="superscript"/>
        </w:rPr>
        <w:t>2</w:t>
      </w:r>
      <w:r w:rsidR="000C6839">
        <w:rPr>
          <w:rFonts w:ascii="Calibri" w:hAnsi="Calibri" w:cs="Tahoma"/>
          <w:sz w:val="20"/>
          <w:szCs w:val="22"/>
        </w:rPr>
        <w:t xml:space="preserve"> </w:t>
      </w:r>
      <w:r w:rsidR="00DC6C19" w:rsidRPr="00431F4B">
        <w:rPr>
          <w:rFonts w:ascii="Calibri" w:hAnsi="Calibri" w:cs="Tahoma"/>
          <w:sz w:val="20"/>
          <w:szCs w:val="22"/>
        </w:rPr>
        <w:t xml:space="preserve">to </w:t>
      </w:r>
      <w:r w:rsidR="000B5A86" w:rsidRPr="00431F4B">
        <w:rPr>
          <w:rFonts w:ascii="Calibri" w:hAnsi="Calibri" w:cs="Tahoma"/>
          <w:sz w:val="20"/>
          <w:szCs w:val="22"/>
        </w:rPr>
        <w:t>a</w:t>
      </w:r>
      <w:r w:rsidR="00DC6C19" w:rsidRPr="00431F4B">
        <w:rPr>
          <w:rFonts w:ascii="Calibri" w:hAnsi="Calibri" w:cs="Tahoma"/>
          <w:sz w:val="20"/>
          <w:szCs w:val="22"/>
        </w:rPr>
        <w:t xml:space="preserve"> </w:t>
      </w:r>
      <w:r w:rsidR="000B5A86" w:rsidRPr="00431F4B">
        <w:rPr>
          <w:rFonts w:ascii="Calibri" w:hAnsi="Calibri" w:cs="Tahoma"/>
          <w:sz w:val="20"/>
          <w:szCs w:val="22"/>
        </w:rPr>
        <w:t>minimum</w:t>
      </w:r>
      <w:r w:rsidR="00BA6F64" w:rsidRPr="00431F4B">
        <w:rPr>
          <w:rFonts w:ascii="Calibri" w:hAnsi="Calibri" w:cs="Tahoma"/>
          <w:sz w:val="20"/>
          <w:szCs w:val="22"/>
        </w:rPr>
        <w:t xml:space="preserve"> (</w:t>
      </w:r>
      <w:r w:rsidR="00BA6F64" w:rsidRPr="00EB5C73">
        <w:rPr>
          <w:rFonts w:ascii="Calibri" w:hAnsi="Calibri" w:cs="Tahoma"/>
          <w:b/>
          <w:sz w:val="20"/>
          <w:szCs w:val="22"/>
        </w:rPr>
        <w:t>Figure M</w:t>
      </w:r>
      <w:r w:rsidR="00EB5C73" w:rsidRPr="00EB5C73">
        <w:rPr>
          <w:rFonts w:ascii="Calibri" w:hAnsi="Calibri" w:cs="Tahoma"/>
          <w:b/>
          <w:sz w:val="20"/>
          <w:szCs w:val="22"/>
        </w:rPr>
        <w:t>6</w:t>
      </w:r>
      <w:r w:rsidR="00BA6F64" w:rsidRPr="00431F4B">
        <w:rPr>
          <w:rFonts w:ascii="Calibri" w:hAnsi="Calibri" w:cs="Tahoma"/>
          <w:sz w:val="20"/>
          <w:szCs w:val="22"/>
        </w:rPr>
        <w:t xml:space="preserve">). </w:t>
      </w:r>
      <w:r w:rsidR="00563919" w:rsidRPr="00431F4B">
        <w:rPr>
          <w:rFonts w:ascii="Calibri" w:hAnsi="Calibri" w:cs="Tahoma"/>
          <w:sz w:val="20"/>
          <w:szCs w:val="22"/>
        </w:rPr>
        <w:t>T</w:t>
      </w:r>
      <w:r w:rsidR="00360302" w:rsidRPr="00431F4B">
        <w:rPr>
          <w:rFonts w:ascii="Calibri" w:hAnsi="Calibri" w:cs="Tahoma"/>
          <w:sz w:val="20"/>
          <w:szCs w:val="22"/>
        </w:rPr>
        <w:t xml:space="preserve">he </w:t>
      </w:r>
      <w:r w:rsidR="00563919" w:rsidRPr="00431F4B">
        <w:rPr>
          <w:rFonts w:ascii="Calibri" w:hAnsi="Calibri" w:cs="Tahoma"/>
          <w:sz w:val="20"/>
          <w:szCs w:val="22"/>
        </w:rPr>
        <w:t>final</w:t>
      </w:r>
      <w:r w:rsidR="00360302" w:rsidRPr="00431F4B">
        <w:rPr>
          <w:rFonts w:ascii="Calibri" w:hAnsi="Calibri" w:cs="Tahoma"/>
          <w:sz w:val="20"/>
          <w:szCs w:val="22"/>
        </w:rPr>
        <w:t xml:space="preserve"> matrix </w:t>
      </w:r>
      <w:r w:rsidR="00563919" w:rsidRPr="00431F4B">
        <w:rPr>
          <w:rFonts w:ascii="Calibri" w:hAnsi="Calibri" w:cs="Tahoma"/>
          <w:i/>
          <w:sz w:val="20"/>
          <w:szCs w:val="22"/>
        </w:rPr>
        <w:t>B</w:t>
      </w:r>
      <w:r w:rsidR="00563919" w:rsidRPr="00431F4B">
        <w:rPr>
          <w:rFonts w:ascii="Calibri" w:hAnsi="Calibri" w:cs="Tahoma"/>
          <w:i/>
          <w:sz w:val="20"/>
          <w:szCs w:val="22"/>
          <w:vertAlign w:val="subscript"/>
        </w:rPr>
        <w:t>ij</w:t>
      </w:r>
      <w:r w:rsidR="00563919" w:rsidRPr="00431F4B">
        <w:rPr>
          <w:rFonts w:ascii="Calibri" w:hAnsi="Calibri" w:cs="Tahoma"/>
          <w:sz w:val="20"/>
          <w:szCs w:val="22"/>
        </w:rPr>
        <w:t xml:space="preserve"> is then regarded as describing the </w:t>
      </w:r>
      <w:r w:rsidR="00ED08F4" w:rsidRPr="00431F4B">
        <w:rPr>
          <w:rFonts w:ascii="Calibri" w:hAnsi="Calibri" w:cs="Tahoma"/>
          <w:sz w:val="20"/>
          <w:szCs w:val="22"/>
        </w:rPr>
        <w:t>set of</w:t>
      </w:r>
      <w:r w:rsidR="00563919" w:rsidRPr="00431F4B">
        <w:rPr>
          <w:rFonts w:ascii="Calibri" w:hAnsi="Calibri" w:cs="Tahoma"/>
          <w:sz w:val="20"/>
          <w:szCs w:val="22"/>
        </w:rPr>
        <w:t xml:space="preserve"> interaction</w:t>
      </w:r>
      <w:r w:rsidR="00ED08F4" w:rsidRPr="00431F4B">
        <w:rPr>
          <w:rFonts w:ascii="Calibri" w:hAnsi="Calibri" w:cs="Tahoma"/>
          <w:sz w:val="20"/>
          <w:szCs w:val="22"/>
        </w:rPr>
        <w:t>s</w:t>
      </w:r>
      <w:r w:rsidR="00563919" w:rsidRPr="00431F4B">
        <w:rPr>
          <w:rFonts w:ascii="Calibri" w:hAnsi="Calibri" w:cs="Tahoma"/>
          <w:sz w:val="20"/>
          <w:szCs w:val="22"/>
        </w:rPr>
        <w:t xml:space="preserve"> among segments of the chromatin </w:t>
      </w:r>
      <w:r w:rsidR="005D3114" w:rsidRPr="00431F4B">
        <w:rPr>
          <w:rFonts w:ascii="Calibri" w:hAnsi="Calibri" w:cs="Tahoma"/>
          <w:sz w:val="20"/>
          <w:szCs w:val="22"/>
        </w:rPr>
        <w:t>fibre</w:t>
      </w:r>
      <w:r w:rsidR="00563919" w:rsidRPr="00431F4B">
        <w:rPr>
          <w:rFonts w:ascii="Calibri" w:hAnsi="Calibri" w:cs="Tahoma"/>
          <w:sz w:val="20"/>
          <w:szCs w:val="22"/>
        </w:rPr>
        <w:t xml:space="preserve">, and </w:t>
      </w:r>
      <w:r w:rsidR="003106D1" w:rsidRPr="00431F4B">
        <w:rPr>
          <w:rFonts w:ascii="Calibri" w:hAnsi="Calibri" w:cs="Tahoma"/>
          <w:sz w:val="20"/>
          <w:szCs w:val="22"/>
        </w:rPr>
        <w:t>the associated set of conformations are regarded as representative of its equilibrium structural fluctuations.</w:t>
      </w:r>
    </w:p>
    <w:p w14:paraId="2EA0F7F4" w14:textId="77777777" w:rsidR="00EB5C73" w:rsidRPr="00431F4B" w:rsidRDefault="00EB5C73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p w14:paraId="239EE94D" w14:textId="77777777" w:rsidR="00DC6C19" w:rsidRPr="00431F4B" w:rsidRDefault="00DC6C19" w:rsidP="0025094F">
      <w:pPr>
        <w:spacing w:after="0" w:line="276" w:lineRule="auto"/>
        <w:ind w:firstLine="227"/>
        <w:jc w:val="center"/>
        <w:rPr>
          <w:rFonts w:ascii="Calibri" w:hAnsi="Calibri" w:cs="Tahoma"/>
          <w:sz w:val="20"/>
          <w:szCs w:val="22"/>
        </w:rPr>
      </w:pPr>
    </w:p>
    <w:p w14:paraId="2268F329" w14:textId="4D7AE7D8" w:rsidR="00DC6C19" w:rsidRPr="00431F4B" w:rsidRDefault="00DC6C19" w:rsidP="0025094F">
      <w:pPr>
        <w:spacing w:after="0" w:line="276" w:lineRule="auto"/>
        <w:ind w:firstLine="227"/>
        <w:jc w:val="center"/>
        <w:rPr>
          <w:rFonts w:ascii="Calibri" w:hAnsi="Calibri" w:cs="Tahoma"/>
          <w:sz w:val="20"/>
          <w:szCs w:val="22"/>
        </w:rPr>
      </w:pPr>
    </w:p>
    <w:p w14:paraId="1428AE19" w14:textId="57FC04D2" w:rsidR="00E44E05" w:rsidRPr="00431F4B" w:rsidRDefault="001C1D1F" w:rsidP="0025094F">
      <w:pPr>
        <w:spacing w:after="0" w:line="276" w:lineRule="auto"/>
        <w:ind w:firstLine="227"/>
        <w:jc w:val="center"/>
        <w:rPr>
          <w:rFonts w:ascii="Calibri" w:hAnsi="Calibri" w:cs="Tahoma"/>
          <w:sz w:val="20"/>
          <w:szCs w:val="22"/>
        </w:rPr>
      </w:pPr>
      <w:r>
        <w:rPr>
          <w:rFonts w:ascii="Calibri" w:hAnsi="Calibri" w:cs="Tahoma"/>
          <w:noProof/>
          <w:sz w:val="20"/>
          <w:szCs w:val="22"/>
          <w:lang w:val="en-US" w:eastAsia="en-US"/>
        </w:rPr>
        <w:drawing>
          <wp:inline distT="0" distB="0" distL="0" distR="0" wp14:anchorId="518B4A85" wp14:editId="2FA340B8">
            <wp:extent cx="4648200" cy="2300859"/>
            <wp:effectExtent l="0" t="0" r="0" b="0"/>
            <wp:docPr id="22" name="Picture 22" descr="System:Users:luca:Documents:ChrX:Draft:Supplementary_model:chi2_vs_iteration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ystem:Users:luca:Documents:ChrX:Draft:Supplementary_model:chi2_vs_iterations.pd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30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52A9C" w14:textId="02566F2B" w:rsidR="006C72D2" w:rsidRPr="001345A3" w:rsidRDefault="006C72D2" w:rsidP="0025094F">
      <w:pPr>
        <w:spacing w:after="0" w:line="276" w:lineRule="auto"/>
        <w:ind w:firstLine="227"/>
        <w:jc w:val="both"/>
        <w:rPr>
          <w:rFonts w:ascii="Calibri" w:hAnsi="Calibri" w:cs="Tahoma"/>
          <w:sz w:val="18"/>
          <w:szCs w:val="22"/>
        </w:rPr>
      </w:pPr>
      <w:r w:rsidRPr="00431F4B">
        <w:rPr>
          <w:rFonts w:ascii="Calibri" w:hAnsi="Calibri" w:cs="Tahoma"/>
          <w:b/>
          <w:sz w:val="18"/>
          <w:szCs w:val="22"/>
        </w:rPr>
        <w:t xml:space="preserve">Figure </w:t>
      </w:r>
      <w:r w:rsidR="00CC4E6B" w:rsidRPr="00431F4B">
        <w:rPr>
          <w:rFonts w:ascii="Calibri" w:hAnsi="Calibri" w:cs="Tahoma"/>
          <w:b/>
          <w:sz w:val="18"/>
          <w:szCs w:val="22"/>
        </w:rPr>
        <w:t>M</w:t>
      </w:r>
      <w:del w:id="100" w:author="Luca Giorgetti" w:date="2013-11-14T10:32:00Z">
        <w:r w:rsidR="00CC4E6B" w:rsidRPr="00431F4B" w:rsidDel="00D53CE6">
          <w:rPr>
            <w:rFonts w:ascii="Calibri" w:hAnsi="Calibri" w:cs="Tahoma"/>
            <w:b/>
            <w:sz w:val="18"/>
            <w:szCs w:val="22"/>
          </w:rPr>
          <w:delText>5</w:delText>
        </w:r>
      </w:del>
      <w:ins w:id="101" w:author="Luca Giorgetti" w:date="2013-11-14T10:32:00Z">
        <w:r w:rsidR="00D53CE6">
          <w:rPr>
            <w:rFonts w:ascii="Calibri" w:hAnsi="Calibri" w:cs="Tahoma"/>
            <w:b/>
            <w:sz w:val="18"/>
            <w:szCs w:val="22"/>
          </w:rPr>
          <w:t>6</w:t>
        </w:r>
      </w:ins>
      <w:bookmarkStart w:id="102" w:name="_GoBack"/>
      <w:bookmarkEnd w:id="102"/>
      <w:r w:rsidR="00991441" w:rsidRPr="00431F4B">
        <w:rPr>
          <w:rFonts w:ascii="Calibri" w:hAnsi="Calibri" w:cs="Tahoma"/>
          <w:b/>
          <w:sz w:val="18"/>
          <w:szCs w:val="22"/>
        </w:rPr>
        <w:t>.</w:t>
      </w:r>
      <w:r w:rsidRPr="00431F4B">
        <w:rPr>
          <w:rFonts w:ascii="Calibri" w:hAnsi="Calibri" w:cs="Tahoma"/>
          <w:sz w:val="18"/>
          <w:szCs w:val="22"/>
        </w:rPr>
        <w:t xml:space="preserve"> </w:t>
      </w:r>
      <w:r w:rsidR="001345A3">
        <w:rPr>
          <w:rFonts w:ascii="Calibri" w:hAnsi="Calibri" w:cs="Tahoma"/>
          <w:sz w:val="18"/>
          <w:szCs w:val="22"/>
        </w:rPr>
        <w:t>O</w:t>
      </w:r>
      <w:r w:rsidRPr="00431F4B">
        <w:rPr>
          <w:rFonts w:ascii="Calibri" w:hAnsi="Calibri" w:cs="Tahoma"/>
          <w:sz w:val="18"/>
          <w:szCs w:val="22"/>
        </w:rPr>
        <w:t xml:space="preserve">ptimization of </w:t>
      </w:r>
      <w:r w:rsidRPr="00431F4B">
        <w:rPr>
          <w:rFonts w:ascii="Calibri" w:hAnsi="Calibri" w:cs="Tahoma"/>
          <w:i/>
          <w:sz w:val="18"/>
          <w:szCs w:val="22"/>
        </w:rPr>
        <w:sym w:font="Symbol" w:char="F063"/>
      </w:r>
      <w:r w:rsidRPr="00431F4B">
        <w:rPr>
          <w:rFonts w:ascii="Calibri" w:hAnsi="Calibri" w:cs="Tahoma"/>
          <w:i/>
          <w:sz w:val="18"/>
          <w:szCs w:val="22"/>
          <w:vertAlign w:val="superscript"/>
        </w:rPr>
        <w:t>2</w:t>
      </w:r>
      <w:r w:rsidRPr="00431F4B">
        <w:rPr>
          <w:rFonts w:ascii="Calibri" w:hAnsi="Calibri" w:cs="Tahoma"/>
          <w:sz w:val="18"/>
          <w:szCs w:val="22"/>
        </w:rPr>
        <w:t xml:space="preserve"> through Monte Carlo </w:t>
      </w:r>
      <w:r w:rsidR="001345A3">
        <w:rPr>
          <w:rFonts w:ascii="Calibri" w:hAnsi="Calibri" w:cs="Tahoma"/>
          <w:sz w:val="18"/>
          <w:szCs w:val="22"/>
        </w:rPr>
        <w:t>sampling and minimization of interaction potentials</w:t>
      </w:r>
      <w:r w:rsidRPr="00431F4B">
        <w:rPr>
          <w:rFonts w:ascii="Calibri" w:hAnsi="Calibri" w:cs="Tahoma"/>
          <w:sz w:val="18"/>
          <w:szCs w:val="22"/>
        </w:rPr>
        <w:t xml:space="preserve"> </w:t>
      </w:r>
      <w:r w:rsidRPr="00431F4B">
        <w:rPr>
          <w:rFonts w:ascii="Calibri" w:hAnsi="Calibri" w:cs="Tahoma"/>
          <w:i/>
          <w:sz w:val="18"/>
          <w:szCs w:val="22"/>
        </w:rPr>
        <w:t>B</w:t>
      </w:r>
      <w:r w:rsidRPr="00431F4B">
        <w:rPr>
          <w:rFonts w:ascii="Calibri" w:hAnsi="Calibri" w:cs="Tahoma"/>
          <w:i/>
          <w:sz w:val="18"/>
          <w:szCs w:val="22"/>
          <w:vertAlign w:val="subscript"/>
        </w:rPr>
        <w:t>ij</w:t>
      </w:r>
      <w:r w:rsidRPr="00431F4B">
        <w:rPr>
          <w:rFonts w:ascii="Calibri" w:hAnsi="Calibri" w:cs="Tahoma"/>
          <w:sz w:val="18"/>
          <w:szCs w:val="22"/>
        </w:rPr>
        <w:t xml:space="preserve">. </w:t>
      </w:r>
      <w:r w:rsidR="001345A3">
        <w:rPr>
          <w:rFonts w:ascii="Calibri" w:hAnsi="Calibri" w:cs="Tahoma"/>
          <w:sz w:val="18"/>
          <w:szCs w:val="22"/>
        </w:rPr>
        <w:t>Representative simulations</w:t>
      </w:r>
      <w:r w:rsidRPr="00431F4B">
        <w:rPr>
          <w:rFonts w:ascii="Calibri" w:hAnsi="Calibri" w:cs="Tahoma"/>
          <w:sz w:val="18"/>
          <w:szCs w:val="22"/>
        </w:rPr>
        <w:t xml:space="preserve"> </w:t>
      </w:r>
      <w:r w:rsidR="001345A3">
        <w:rPr>
          <w:rFonts w:ascii="Calibri" w:hAnsi="Calibri" w:cs="Tahoma"/>
          <w:sz w:val="18"/>
          <w:szCs w:val="22"/>
        </w:rPr>
        <w:t xml:space="preserve">with different values of </w:t>
      </w:r>
      <w:r w:rsidR="001345A3">
        <w:rPr>
          <w:rFonts w:ascii="Calibri" w:hAnsi="Calibri" w:cs="Tahoma"/>
          <w:i/>
          <w:sz w:val="18"/>
          <w:szCs w:val="22"/>
        </w:rPr>
        <w:t xml:space="preserve">R </w:t>
      </w:r>
      <w:r w:rsidR="001345A3" w:rsidRPr="001345A3">
        <w:rPr>
          <w:rFonts w:ascii="Calibri" w:hAnsi="Calibri" w:cs="Tahoma"/>
          <w:sz w:val="18"/>
          <w:szCs w:val="22"/>
        </w:rPr>
        <w:t xml:space="preserve">and </w:t>
      </w:r>
      <w:r w:rsidR="001345A3">
        <w:rPr>
          <w:rFonts w:ascii="Calibri" w:hAnsi="Calibri" w:cs="Tahoma"/>
          <w:i/>
          <w:sz w:val="18"/>
          <w:szCs w:val="22"/>
        </w:rPr>
        <w:t>r</w:t>
      </w:r>
      <w:r w:rsidR="001345A3" w:rsidRPr="001345A3">
        <w:rPr>
          <w:rFonts w:ascii="Calibri" w:hAnsi="Calibri" w:cs="Tahoma"/>
          <w:i/>
          <w:sz w:val="18"/>
          <w:szCs w:val="22"/>
          <w:vertAlign w:val="subscript"/>
        </w:rPr>
        <w:t>HC</w:t>
      </w:r>
      <w:r w:rsidR="001345A3">
        <w:rPr>
          <w:rFonts w:ascii="Calibri" w:hAnsi="Calibri" w:cs="Tahoma"/>
          <w:i/>
          <w:sz w:val="18"/>
          <w:szCs w:val="22"/>
        </w:rPr>
        <w:t xml:space="preserve"> </w:t>
      </w:r>
      <w:r w:rsidR="001345A3" w:rsidRPr="001345A3">
        <w:rPr>
          <w:rFonts w:ascii="Calibri" w:hAnsi="Calibri" w:cs="Tahoma"/>
          <w:sz w:val="18"/>
          <w:szCs w:val="22"/>
        </w:rPr>
        <w:t xml:space="preserve">are </w:t>
      </w:r>
      <w:r w:rsidR="001345A3">
        <w:rPr>
          <w:rFonts w:ascii="Calibri" w:hAnsi="Calibri" w:cs="Tahoma"/>
          <w:sz w:val="18"/>
          <w:szCs w:val="22"/>
        </w:rPr>
        <w:t xml:space="preserve">shown; black and red curves are the replicate simulations with optimal values of </w:t>
      </w:r>
      <w:r w:rsidR="001345A3">
        <w:rPr>
          <w:rFonts w:ascii="Calibri" w:hAnsi="Calibri" w:cs="Tahoma"/>
          <w:i/>
          <w:sz w:val="18"/>
          <w:szCs w:val="22"/>
        </w:rPr>
        <w:t xml:space="preserve">R </w:t>
      </w:r>
      <w:r w:rsidR="001345A3" w:rsidRPr="001345A3">
        <w:rPr>
          <w:rFonts w:ascii="Calibri" w:hAnsi="Calibri" w:cs="Tahoma"/>
          <w:sz w:val="18"/>
          <w:szCs w:val="22"/>
        </w:rPr>
        <w:t xml:space="preserve">and </w:t>
      </w:r>
      <w:r w:rsidR="001345A3">
        <w:rPr>
          <w:rFonts w:ascii="Calibri" w:hAnsi="Calibri" w:cs="Tahoma"/>
          <w:i/>
          <w:sz w:val="18"/>
          <w:szCs w:val="22"/>
        </w:rPr>
        <w:t>r</w:t>
      </w:r>
      <w:r w:rsidR="001345A3" w:rsidRPr="001345A3">
        <w:rPr>
          <w:rFonts w:ascii="Calibri" w:hAnsi="Calibri" w:cs="Tahoma"/>
          <w:i/>
          <w:sz w:val="18"/>
          <w:szCs w:val="22"/>
          <w:vertAlign w:val="subscript"/>
        </w:rPr>
        <w:t>HC</w:t>
      </w:r>
      <w:r w:rsidR="001345A3">
        <w:rPr>
          <w:rFonts w:ascii="Calibri" w:hAnsi="Calibri" w:cs="Tahoma"/>
          <w:sz w:val="18"/>
          <w:szCs w:val="22"/>
        </w:rPr>
        <w:t xml:space="preserve"> shown in Supplementary Figure 2D.</w:t>
      </w:r>
    </w:p>
    <w:p w14:paraId="0B807DCA" w14:textId="77777777" w:rsidR="006C72D2" w:rsidRPr="00431F4B" w:rsidRDefault="006C72D2" w:rsidP="0025094F">
      <w:pPr>
        <w:spacing w:after="0" w:line="276" w:lineRule="auto"/>
        <w:ind w:firstLine="227"/>
        <w:jc w:val="center"/>
        <w:rPr>
          <w:rFonts w:ascii="Calibri" w:hAnsi="Calibri" w:cs="Tahoma"/>
          <w:sz w:val="20"/>
          <w:szCs w:val="22"/>
        </w:rPr>
      </w:pPr>
    </w:p>
    <w:p w14:paraId="53863882" w14:textId="77777777" w:rsidR="00A022E2" w:rsidRPr="00431F4B" w:rsidRDefault="00A022E2" w:rsidP="0025094F">
      <w:pPr>
        <w:spacing w:after="0" w:line="276" w:lineRule="auto"/>
        <w:ind w:firstLine="227"/>
        <w:jc w:val="both"/>
        <w:rPr>
          <w:rFonts w:ascii="Calibri" w:hAnsi="Calibri" w:cs="Tahoma"/>
          <w:sz w:val="20"/>
          <w:szCs w:val="22"/>
        </w:rPr>
      </w:pPr>
    </w:p>
    <w:sectPr w:rsidR="00A022E2" w:rsidRPr="00431F4B" w:rsidSect="009914B8">
      <w:pgSz w:w="11900" w:h="16840"/>
      <w:pgMar w:top="1440" w:right="1800" w:bottom="1440" w:left="1800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8" w:author="Guido Tiana" w:date="2013-08-07T15:11:00Z" w:initials="GT">
    <w:p w14:paraId="667087FF" w14:textId="328AF985" w:rsidR="00024A02" w:rsidRDefault="00024A02">
      <w:pPr>
        <w:pStyle w:val="CommentText"/>
      </w:pPr>
      <w:r>
        <w:rPr>
          <w:rStyle w:val="CommentReference"/>
        </w:rPr>
        <w:annotationRef/>
      </w:r>
      <w:r>
        <w:t>EXCUSATIO NON PETITA, ACCUSATIO MANIFESTA.</w:t>
      </w:r>
    </w:p>
  </w:comment>
  <w:comment w:id="62" w:author="Guido Tiana" w:date="2013-08-07T15:17:00Z" w:initials="GT">
    <w:p w14:paraId="3FCED3E3" w14:textId="26CB03B1" w:rsidR="00024A02" w:rsidRDefault="00024A02">
      <w:pPr>
        <w:pStyle w:val="CommentText"/>
      </w:pPr>
      <w:r>
        <w:rPr>
          <w:rStyle w:val="CommentReference"/>
        </w:rPr>
        <w:annotationRef/>
      </w:r>
      <w:r>
        <w:t>E BASTA!!!!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7177DD" w14:textId="77777777" w:rsidR="00024A02" w:rsidRDefault="00024A02" w:rsidP="007D589E">
      <w:pPr>
        <w:spacing w:after="0"/>
      </w:pPr>
      <w:r>
        <w:separator/>
      </w:r>
    </w:p>
  </w:endnote>
  <w:endnote w:type="continuationSeparator" w:id="0">
    <w:p w14:paraId="4540136C" w14:textId="77777777" w:rsidR="00024A02" w:rsidRDefault="00024A02" w:rsidP="007D58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613B40" w14:textId="77777777" w:rsidR="00024A02" w:rsidRDefault="00024A02" w:rsidP="007D589E">
      <w:pPr>
        <w:spacing w:after="0"/>
      </w:pPr>
      <w:r>
        <w:separator/>
      </w:r>
    </w:p>
  </w:footnote>
  <w:footnote w:type="continuationSeparator" w:id="0">
    <w:p w14:paraId="060A6425" w14:textId="77777777" w:rsidR="00024A02" w:rsidRDefault="00024A02" w:rsidP="007D589E">
      <w:pPr>
        <w:spacing w:after="0"/>
      </w:pPr>
      <w:r>
        <w:continuationSeparator/>
      </w:r>
    </w:p>
  </w:footnote>
  <w:footnote w:id="1">
    <w:p w14:paraId="38E68A5E" w14:textId="5701951F" w:rsidR="00024A02" w:rsidRPr="000358A4" w:rsidRDefault="00024A02">
      <w:pPr>
        <w:pStyle w:val="FootnoteText"/>
        <w:rPr>
          <w:rFonts w:ascii="Calibri" w:hAnsi="Calibri"/>
          <w:i/>
          <w:sz w:val="18"/>
          <w:lang w:val="fr-FR"/>
        </w:rPr>
      </w:pPr>
      <w:r w:rsidRPr="00533E1D">
        <w:rPr>
          <w:rStyle w:val="FootnoteReference"/>
        </w:rPr>
        <w:footnoteRef/>
      </w:r>
      <w:r w:rsidRPr="000358A4">
        <w:rPr>
          <w:rFonts w:ascii="Calibri" w:hAnsi="Calibri"/>
          <w:sz w:val="18"/>
        </w:rPr>
        <w:t xml:space="preserve"> Given that 5C detects crosslinked FOR and REV fragments only</w:t>
      </w:r>
      <w:r w:rsidRPr="007722CC">
        <w:rPr>
          <w:rFonts w:ascii="Cambria Math" w:hAnsi="Cambria Math"/>
          <w:sz w:val="18"/>
        </w:rPr>
        <w:t xml:space="preserve">, </w:t>
      </w:r>
      <w:r w:rsidRPr="007722CC">
        <w:rPr>
          <w:rFonts w:ascii="Cambria Math" w:hAnsi="Cambria Math"/>
          <w:i/>
          <w:sz w:val="18"/>
        </w:rPr>
        <w:t>p</w:t>
      </w:r>
      <w:r w:rsidRPr="007722CC">
        <w:rPr>
          <w:rFonts w:ascii="Cambria Math" w:hAnsi="Cambria Math"/>
          <w:i/>
          <w:sz w:val="18"/>
          <w:vertAlign w:val="subscript"/>
        </w:rPr>
        <w:t>5C</w:t>
      </w:r>
      <w:r w:rsidRPr="007722CC">
        <w:rPr>
          <w:rFonts w:ascii="Cambria Math" w:hAnsi="Cambria Math"/>
          <w:i/>
          <w:sz w:val="18"/>
        </w:rPr>
        <w:t>(i,j)</w:t>
      </w:r>
      <w:r w:rsidRPr="000358A4">
        <w:rPr>
          <w:rFonts w:ascii="Calibri" w:hAnsi="Calibri"/>
          <w:i/>
          <w:sz w:val="18"/>
        </w:rPr>
        <w:t xml:space="preserve"> </w:t>
      </w:r>
      <w:r w:rsidRPr="000358A4">
        <w:rPr>
          <w:rFonts w:ascii="Calibri" w:hAnsi="Calibri"/>
          <w:sz w:val="18"/>
        </w:rPr>
        <w:t xml:space="preserve">is available only when bead </w:t>
      </w:r>
      <w:r w:rsidRPr="000358A4">
        <w:rPr>
          <w:rFonts w:ascii="Calibri" w:hAnsi="Calibri"/>
          <w:i/>
          <w:sz w:val="18"/>
        </w:rPr>
        <w:t xml:space="preserve">i </w:t>
      </w:r>
      <w:r w:rsidRPr="000358A4">
        <w:rPr>
          <w:rFonts w:ascii="Calibri" w:hAnsi="Calibri"/>
          <w:sz w:val="18"/>
        </w:rPr>
        <w:t xml:space="preserve">and </w:t>
      </w:r>
      <w:r w:rsidRPr="000358A4">
        <w:rPr>
          <w:rFonts w:ascii="Calibri" w:hAnsi="Calibri"/>
          <w:i/>
          <w:sz w:val="18"/>
        </w:rPr>
        <w:t>j</w:t>
      </w:r>
      <w:r w:rsidRPr="000358A4">
        <w:rPr>
          <w:rFonts w:ascii="Calibri" w:hAnsi="Calibri"/>
          <w:sz w:val="18"/>
        </w:rPr>
        <w:t xml:space="preserve"> belong to a FOR and a REV restriction fragment respectively, or vice versa. By constraining </w:t>
      </w:r>
      <w:r w:rsidRPr="007722CC">
        <w:rPr>
          <w:rFonts w:ascii="Cambria Math" w:hAnsi="Cambria Math"/>
          <w:i/>
          <w:sz w:val="18"/>
        </w:rPr>
        <w:t>B</w:t>
      </w:r>
      <w:r w:rsidRPr="007722CC">
        <w:rPr>
          <w:rFonts w:ascii="Cambria Math" w:hAnsi="Cambria Math"/>
          <w:i/>
          <w:sz w:val="18"/>
          <w:vertAlign w:val="subscript"/>
        </w:rPr>
        <w:t>ij</w:t>
      </w:r>
      <w:r w:rsidRPr="007722CC">
        <w:rPr>
          <w:rFonts w:ascii="Cambria Math" w:hAnsi="Cambria Math"/>
          <w:sz w:val="18"/>
        </w:rPr>
        <w:t>=0</w:t>
      </w:r>
      <w:r w:rsidRPr="000358A4">
        <w:rPr>
          <w:rFonts w:ascii="Calibri" w:hAnsi="Calibri"/>
          <w:sz w:val="18"/>
        </w:rPr>
        <w:t xml:space="preserve"> whenever this condition is not fulfilled we reduce the number of parameters in the optimization procedure. 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703602"/>
    <w:multiLevelType w:val="hybridMultilevel"/>
    <w:tmpl w:val="3DD449A6"/>
    <w:lvl w:ilvl="0" w:tplc="6A302AB8">
      <w:start w:val="1"/>
      <w:numFmt w:val="decimal"/>
      <w:lvlText w:val="%1."/>
      <w:lvlJc w:val="left"/>
      <w:pPr>
        <w:ind w:left="667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">
    <w:nsid w:val="3E0755C9"/>
    <w:multiLevelType w:val="hybridMultilevel"/>
    <w:tmpl w:val="AC0CD084"/>
    <w:lvl w:ilvl="0" w:tplc="0409000F">
      <w:start w:val="1"/>
      <w:numFmt w:val="decimal"/>
      <w:lvlText w:val="%1."/>
      <w:lvlJc w:val="left"/>
      <w:pPr>
        <w:ind w:left="947" w:hanging="360"/>
      </w:pPr>
    </w:lvl>
    <w:lvl w:ilvl="1" w:tplc="04090019" w:tentative="1">
      <w:start w:val="1"/>
      <w:numFmt w:val="lowerLetter"/>
      <w:lvlText w:val="%2."/>
      <w:lvlJc w:val="left"/>
      <w:pPr>
        <w:ind w:left="1667" w:hanging="360"/>
      </w:pPr>
    </w:lvl>
    <w:lvl w:ilvl="2" w:tplc="0409001B" w:tentative="1">
      <w:start w:val="1"/>
      <w:numFmt w:val="lowerRoman"/>
      <w:lvlText w:val="%3."/>
      <w:lvlJc w:val="right"/>
      <w:pPr>
        <w:ind w:left="2387" w:hanging="180"/>
      </w:pPr>
    </w:lvl>
    <w:lvl w:ilvl="3" w:tplc="0409000F" w:tentative="1">
      <w:start w:val="1"/>
      <w:numFmt w:val="decimal"/>
      <w:lvlText w:val="%4."/>
      <w:lvlJc w:val="left"/>
      <w:pPr>
        <w:ind w:left="3107" w:hanging="360"/>
      </w:pPr>
    </w:lvl>
    <w:lvl w:ilvl="4" w:tplc="04090019" w:tentative="1">
      <w:start w:val="1"/>
      <w:numFmt w:val="lowerLetter"/>
      <w:lvlText w:val="%5."/>
      <w:lvlJc w:val="left"/>
      <w:pPr>
        <w:ind w:left="3827" w:hanging="360"/>
      </w:pPr>
    </w:lvl>
    <w:lvl w:ilvl="5" w:tplc="0409001B" w:tentative="1">
      <w:start w:val="1"/>
      <w:numFmt w:val="lowerRoman"/>
      <w:lvlText w:val="%6."/>
      <w:lvlJc w:val="right"/>
      <w:pPr>
        <w:ind w:left="4547" w:hanging="180"/>
      </w:pPr>
    </w:lvl>
    <w:lvl w:ilvl="6" w:tplc="0409000F" w:tentative="1">
      <w:start w:val="1"/>
      <w:numFmt w:val="decimal"/>
      <w:lvlText w:val="%7."/>
      <w:lvlJc w:val="left"/>
      <w:pPr>
        <w:ind w:left="5267" w:hanging="360"/>
      </w:pPr>
    </w:lvl>
    <w:lvl w:ilvl="7" w:tplc="04090019" w:tentative="1">
      <w:start w:val="1"/>
      <w:numFmt w:val="lowerLetter"/>
      <w:lvlText w:val="%8."/>
      <w:lvlJc w:val="left"/>
      <w:pPr>
        <w:ind w:left="5987" w:hanging="360"/>
      </w:pPr>
    </w:lvl>
    <w:lvl w:ilvl="8" w:tplc="0409001B" w:tentative="1">
      <w:start w:val="1"/>
      <w:numFmt w:val="lowerRoman"/>
      <w:lvlText w:val="%9."/>
      <w:lvlJc w:val="right"/>
      <w:pPr>
        <w:ind w:left="670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trackRevision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1DA"/>
    <w:rsid w:val="00000868"/>
    <w:rsid w:val="00000A43"/>
    <w:rsid w:val="0000449C"/>
    <w:rsid w:val="000134AB"/>
    <w:rsid w:val="00013CD0"/>
    <w:rsid w:val="00013D68"/>
    <w:rsid w:val="00014236"/>
    <w:rsid w:val="000163A5"/>
    <w:rsid w:val="00021824"/>
    <w:rsid w:val="00021FD9"/>
    <w:rsid w:val="0002253C"/>
    <w:rsid w:val="000230AE"/>
    <w:rsid w:val="00024A02"/>
    <w:rsid w:val="000268DB"/>
    <w:rsid w:val="00034FA7"/>
    <w:rsid w:val="000352D8"/>
    <w:rsid w:val="000358A4"/>
    <w:rsid w:val="00035E47"/>
    <w:rsid w:val="00037A60"/>
    <w:rsid w:val="0004023F"/>
    <w:rsid w:val="00043206"/>
    <w:rsid w:val="000435B2"/>
    <w:rsid w:val="00043C7F"/>
    <w:rsid w:val="00044EA0"/>
    <w:rsid w:val="000455E7"/>
    <w:rsid w:val="00045A35"/>
    <w:rsid w:val="0004689F"/>
    <w:rsid w:val="00052B77"/>
    <w:rsid w:val="000542AE"/>
    <w:rsid w:val="00055479"/>
    <w:rsid w:val="00060EDE"/>
    <w:rsid w:val="000641F3"/>
    <w:rsid w:val="00067A2B"/>
    <w:rsid w:val="0007457F"/>
    <w:rsid w:val="00077BDD"/>
    <w:rsid w:val="00082121"/>
    <w:rsid w:val="00083248"/>
    <w:rsid w:val="000854F5"/>
    <w:rsid w:val="000A1379"/>
    <w:rsid w:val="000A688B"/>
    <w:rsid w:val="000A7711"/>
    <w:rsid w:val="000B2777"/>
    <w:rsid w:val="000B2826"/>
    <w:rsid w:val="000B526B"/>
    <w:rsid w:val="000B5A86"/>
    <w:rsid w:val="000B6D8D"/>
    <w:rsid w:val="000B6E1C"/>
    <w:rsid w:val="000C1151"/>
    <w:rsid w:val="000C48DD"/>
    <w:rsid w:val="000C6646"/>
    <w:rsid w:val="000C6839"/>
    <w:rsid w:val="000D28F7"/>
    <w:rsid w:val="000D5E8A"/>
    <w:rsid w:val="000D6F7C"/>
    <w:rsid w:val="000E10F8"/>
    <w:rsid w:val="000E1C9E"/>
    <w:rsid w:val="000E1E7F"/>
    <w:rsid w:val="000E22AD"/>
    <w:rsid w:val="000E7320"/>
    <w:rsid w:val="000F2313"/>
    <w:rsid w:val="000F7ADA"/>
    <w:rsid w:val="00101720"/>
    <w:rsid w:val="001022A7"/>
    <w:rsid w:val="0010252A"/>
    <w:rsid w:val="0010313C"/>
    <w:rsid w:val="0010429D"/>
    <w:rsid w:val="00111C8B"/>
    <w:rsid w:val="0011462D"/>
    <w:rsid w:val="001155D5"/>
    <w:rsid w:val="001217D6"/>
    <w:rsid w:val="00121DF1"/>
    <w:rsid w:val="0012358D"/>
    <w:rsid w:val="0012556D"/>
    <w:rsid w:val="00127E8B"/>
    <w:rsid w:val="00133DC9"/>
    <w:rsid w:val="001345A3"/>
    <w:rsid w:val="0013519B"/>
    <w:rsid w:val="00142E0C"/>
    <w:rsid w:val="00150C90"/>
    <w:rsid w:val="00153D42"/>
    <w:rsid w:val="00157920"/>
    <w:rsid w:val="001614A2"/>
    <w:rsid w:val="001620BE"/>
    <w:rsid w:val="001628B9"/>
    <w:rsid w:val="00166BCB"/>
    <w:rsid w:val="001708D9"/>
    <w:rsid w:val="00174127"/>
    <w:rsid w:val="00181949"/>
    <w:rsid w:val="00183FCD"/>
    <w:rsid w:val="0018459A"/>
    <w:rsid w:val="00190A2E"/>
    <w:rsid w:val="00195E57"/>
    <w:rsid w:val="00196022"/>
    <w:rsid w:val="00197FC8"/>
    <w:rsid w:val="001B04E7"/>
    <w:rsid w:val="001B19F6"/>
    <w:rsid w:val="001B4FAC"/>
    <w:rsid w:val="001B6898"/>
    <w:rsid w:val="001C036F"/>
    <w:rsid w:val="001C0BF2"/>
    <w:rsid w:val="001C1D1F"/>
    <w:rsid w:val="001C773B"/>
    <w:rsid w:val="001D1B01"/>
    <w:rsid w:val="001D4D23"/>
    <w:rsid w:val="001D599F"/>
    <w:rsid w:val="001D7940"/>
    <w:rsid w:val="001E22B1"/>
    <w:rsid w:val="001E4344"/>
    <w:rsid w:val="001E6046"/>
    <w:rsid w:val="001F0238"/>
    <w:rsid w:val="001F098B"/>
    <w:rsid w:val="001F1194"/>
    <w:rsid w:val="001F1301"/>
    <w:rsid w:val="001F2440"/>
    <w:rsid w:val="001F626F"/>
    <w:rsid w:val="00204E8E"/>
    <w:rsid w:val="00207A3B"/>
    <w:rsid w:val="00215F63"/>
    <w:rsid w:val="00221134"/>
    <w:rsid w:val="002251BE"/>
    <w:rsid w:val="002264FE"/>
    <w:rsid w:val="00227389"/>
    <w:rsid w:val="00230A8F"/>
    <w:rsid w:val="0023145F"/>
    <w:rsid w:val="002314C2"/>
    <w:rsid w:val="00231A47"/>
    <w:rsid w:val="00232FBD"/>
    <w:rsid w:val="00236AD4"/>
    <w:rsid w:val="0024045E"/>
    <w:rsid w:val="002409F0"/>
    <w:rsid w:val="0024101C"/>
    <w:rsid w:val="00241195"/>
    <w:rsid w:val="00242719"/>
    <w:rsid w:val="002457F0"/>
    <w:rsid w:val="00245B95"/>
    <w:rsid w:val="00246FEE"/>
    <w:rsid w:val="0025094F"/>
    <w:rsid w:val="00251562"/>
    <w:rsid w:val="00252B3A"/>
    <w:rsid w:val="00257E28"/>
    <w:rsid w:val="00262963"/>
    <w:rsid w:val="00267795"/>
    <w:rsid w:val="00272BB6"/>
    <w:rsid w:val="00275F72"/>
    <w:rsid w:val="00277E03"/>
    <w:rsid w:val="00284FD5"/>
    <w:rsid w:val="00287CF7"/>
    <w:rsid w:val="002B1734"/>
    <w:rsid w:val="002B5D6F"/>
    <w:rsid w:val="002C03E3"/>
    <w:rsid w:val="002C1623"/>
    <w:rsid w:val="002C3C66"/>
    <w:rsid w:val="002C5E0F"/>
    <w:rsid w:val="002D059C"/>
    <w:rsid w:val="002D1350"/>
    <w:rsid w:val="002D2042"/>
    <w:rsid w:val="002D28C3"/>
    <w:rsid w:val="002D3315"/>
    <w:rsid w:val="002D5083"/>
    <w:rsid w:val="002D5AE8"/>
    <w:rsid w:val="002D6574"/>
    <w:rsid w:val="002D7A5A"/>
    <w:rsid w:val="002F06AC"/>
    <w:rsid w:val="002F22F2"/>
    <w:rsid w:val="002F38E8"/>
    <w:rsid w:val="002F56D4"/>
    <w:rsid w:val="002F64C9"/>
    <w:rsid w:val="00300310"/>
    <w:rsid w:val="00300459"/>
    <w:rsid w:val="003054B5"/>
    <w:rsid w:val="003077A1"/>
    <w:rsid w:val="003106D1"/>
    <w:rsid w:val="003108A6"/>
    <w:rsid w:val="003118FE"/>
    <w:rsid w:val="00312DC3"/>
    <w:rsid w:val="00317C1C"/>
    <w:rsid w:val="00320DDE"/>
    <w:rsid w:val="003226F8"/>
    <w:rsid w:val="003231E0"/>
    <w:rsid w:val="00323FEB"/>
    <w:rsid w:val="00327248"/>
    <w:rsid w:val="00332849"/>
    <w:rsid w:val="003353B0"/>
    <w:rsid w:val="00336C03"/>
    <w:rsid w:val="0033799E"/>
    <w:rsid w:val="00340927"/>
    <w:rsid w:val="00342710"/>
    <w:rsid w:val="00343C70"/>
    <w:rsid w:val="00346DF3"/>
    <w:rsid w:val="00347A91"/>
    <w:rsid w:val="00352D59"/>
    <w:rsid w:val="00360302"/>
    <w:rsid w:val="00362A94"/>
    <w:rsid w:val="00362B47"/>
    <w:rsid w:val="0036371E"/>
    <w:rsid w:val="003656DD"/>
    <w:rsid w:val="003657FD"/>
    <w:rsid w:val="00365DE6"/>
    <w:rsid w:val="00367DA7"/>
    <w:rsid w:val="003708BD"/>
    <w:rsid w:val="003755BD"/>
    <w:rsid w:val="00377DCD"/>
    <w:rsid w:val="00383814"/>
    <w:rsid w:val="00390538"/>
    <w:rsid w:val="00390F62"/>
    <w:rsid w:val="00392162"/>
    <w:rsid w:val="00392555"/>
    <w:rsid w:val="003958CD"/>
    <w:rsid w:val="00395FBE"/>
    <w:rsid w:val="00396189"/>
    <w:rsid w:val="00396C83"/>
    <w:rsid w:val="00397A52"/>
    <w:rsid w:val="003A012A"/>
    <w:rsid w:val="003A27BF"/>
    <w:rsid w:val="003A2859"/>
    <w:rsid w:val="003A49FF"/>
    <w:rsid w:val="003A6414"/>
    <w:rsid w:val="003B5C9B"/>
    <w:rsid w:val="003C02B1"/>
    <w:rsid w:val="003C06B8"/>
    <w:rsid w:val="003C3317"/>
    <w:rsid w:val="003C6D51"/>
    <w:rsid w:val="003C7CCF"/>
    <w:rsid w:val="003D188C"/>
    <w:rsid w:val="003D1B47"/>
    <w:rsid w:val="003D2793"/>
    <w:rsid w:val="003D75DF"/>
    <w:rsid w:val="003E25E5"/>
    <w:rsid w:val="003E6A90"/>
    <w:rsid w:val="003E6EF3"/>
    <w:rsid w:val="003E774D"/>
    <w:rsid w:val="003F01FE"/>
    <w:rsid w:val="003F1035"/>
    <w:rsid w:val="003F3F9C"/>
    <w:rsid w:val="003F4707"/>
    <w:rsid w:val="003F75C0"/>
    <w:rsid w:val="00400A46"/>
    <w:rsid w:val="004030CF"/>
    <w:rsid w:val="00407AFF"/>
    <w:rsid w:val="00410683"/>
    <w:rsid w:val="00410832"/>
    <w:rsid w:val="00414205"/>
    <w:rsid w:val="00415F7A"/>
    <w:rsid w:val="00416448"/>
    <w:rsid w:val="0041669D"/>
    <w:rsid w:val="00417F23"/>
    <w:rsid w:val="0042466A"/>
    <w:rsid w:val="004248CA"/>
    <w:rsid w:val="004253CF"/>
    <w:rsid w:val="0042583F"/>
    <w:rsid w:val="0042706F"/>
    <w:rsid w:val="00430A8D"/>
    <w:rsid w:val="00431F4B"/>
    <w:rsid w:val="0043441A"/>
    <w:rsid w:val="00436FD2"/>
    <w:rsid w:val="00437AB5"/>
    <w:rsid w:val="00440F0A"/>
    <w:rsid w:val="004412BC"/>
    <w:rsid w:val="004413C9"/>
    <w:rsid w:val="00442F53"/>
    <w:rsid w:val="004432C3"/>
    <w:rsid w:val="00445C8C"/>
    <w:rsid w:val="00447E52"/>
    <w:rsid w:val="00455402"/>
    <w:rsid w:val="00456217"/>
    <w:rsid w:val="00462257"/>
    <w:rsid w:val="00463287"/>
    <w:rsid w:val="004675AA"/>
    <w:rsid w:val="00471077"/>
    <w:rsid w:val="00471E2F"/>
    <w:rsid w:val="004752C2"/>
    <w:rsid w:val="004761A3"/>
    <w:rsid w:val="00476877"/>
    <w:rsid w:val="00480103"/>
    <w:rsid w:val="0048012C"/>
    <w:rsid w:val="00482CE7"/>
    <w:rsid w:val="00484999"/>
    <w:rsid w:val="00485B63"/>
    <w:rsid w:val="004860A3"/>
    <w:rsid w:val="00486BE7"/>
    <w:rsid w:val="00487CD4"/>
    <w:rsid w:val="00490D9F"/>
    <w:rsid w:val="004914B5"/>
    <w:rsid w:val="00494575"/>
    <w:rsid w:val="004A22EF"/>
    <w:rsid w:val="004A5E7A"/>
    <w:rsid w:val="004A5FC4"/>
    <w:rsid w:val="004B2C45"/>
    <w:rsid w:val="004B41E4"/>
    <w:rsid w:val="004B4300"/>
    <w:rsid w:val="004B62E1"/>
    <w:rsid w:val="004B6991"/>
    <w:rsid w:val="004B775E"/>
    <w:rsid w:val="004B77A8"/>
    <w:rsid w:val="004C096D"/>
    <w:rsid w:val="004D362C"/>
    <w:rsid w:val="004D48ED"/>
    <w:rsid w:val="004D6CB6"/>
    <w:rsid w:val="004E4866"/>
    <w:rsid w:val="004E5595"/>
    <w:rsid w:val="004E73AC"/>
    <w:rsid w:val="004E7BD3"/>
    <w:rsid w:val="004F06BD"/>
    <w:rsid w:val="004F568E"/>
    <w:rsid w:val="004F5D02"/>
    <w:rsid w:val="004F63A2"/>
    <w:rsid w:val="004F6692"/>
    <w:rsid w:val="004F7086"/>
    <w:rsid w:val="004F7BCA"/>
    <w:rsid w:val="00503A67"/>
    <w:rsid w:val="0050624A"/>
    <w:rsid w:val="005064D3"/>
    <w:rsid w:val="00506A67"/>
    <w:rsid w:val="0051119E"/>
    <w:rsid w:val="00512BD8"/>
    <w:rsid w:val="0051322D"/>
    <w:rsid w:val="00513D4E"/>
    <w:rsid w:val="00517BEB"/>
    <w:rsid w:val="0052292E"/>
    <w:rsid w:val="00524E30"/>
    <w:rsid w:val="00527552"/>
    <w:rsid w:val="00530518"/>
    <w:rsid w:val="005327A0"/>
    <w:rsid w:val="00532F4E"/>
    <w:rsid w:val="00533496"/>
    <w:rsid w:val="00533E1D"/>
    <w:rsid w:val="00534927"/>
    <w:rsid w:val="00540451"/>
    <w:rsid w:val="00542ACE"/>
    <w:rsid w:val="005437EA"/>
    <w:rsid w:val="00544300"/>
    <w:rsid w:val="005448F5"/>
    <w:rsid w:val="00551269"/>
    <w:rsid w:val="005523BC"/>
    <w:rsid w:val="005531E1"/>
    <w:rsid w:val="00557998"/>
    <w:rsid w:val="00562E13"/>
    <w:rsid w:val="00563919"/>
    <w:rsid w:val="00565A91"/>
    <w:rsid w:val="00565EA3"/>
    <w:rsid w:val="005665F2"/>
    <w:rsid w:val="0057086A"/>
    <w:rsid w:val="005759E9"/>
    <w:rsid w:val="00583655"/>
    <w:rsid w:val="0058513F"/>
    <w:rsid w:val="0058582C"/>
    <w:rsid w:val="00586ED2"/>
    <w:rsid w:val="00590A62"/>
    <w:rsid w:val="00593B5F"/>
    <w:rsid w:val="00595B28"/>
    <w:rsid w:val="00596FEC"/>
    <w:rsid w:val="005A1D6C"/>
    <w:rsid w:val="005A3EC6"/>
    <w:rsid w:val="005B018E"/>
    <w:rsid w:val="005B3607"/>
    <w:rsid w:val="005B44D6"/>
    <w:rsid w:val="005C7F89"/>
    <w:rsid w:val="005D0B19"/>
    <w:rsid w:val="005D1601"/>
    <w:rsid w:val="005D1740"/>
    <w:rsid w:val="005D3114"/>
    <w:rsid w:val="005D4BAE"/>
    <w:rsid w:val="005E69B4"/>
    <w:rsid w:val="005E6DA4"/>
    <w:rsid w:val="005F001A"/>
    <w:rsid w:val="005F2A0E"/>
    <w:rsid w:val="005F34F3"/>
    <w:rsid w:val="005F35C3"/>
    <w:rsid w:val="005F55D3"/>
    <w:rsid w:val="005F5B07"/>
    <w:rsid w:val="005F7756"/>
    <w:rsid w:val="006057F7"/>
    <w:rsid w:val="006062AE"/>
    <w:rsid w:val="00607EB1"/>
    <w:rsid w:val="006117C3"/>
    <w:rsid w:val="00611B81"/>
    <w:rsid w:val="006121F1"/>
    <w:rsid w:val="00615C6F"/>
    <w:rsid w:val="006169AF"/>
    <w:rsid w:val="00621C3B"/>
    <w:rsid w:val="00625CAA"/>
    <w:rsid w:val="006279A6"/>
    <w:rsid w:val="006327B5"/>
    <w:rsid w:val="006361AF"/>
    <w:rsid w:val="00640DB4"/>
    <w:rsid w:val="00641FDE"/>
    <w:rsid w:val="0064268D"/>
    <w:rsid w:val="006444E7"/>
    <w:rsid w:val="0064706D"/>
    <w:rsid w:val="00647EF7"/>
    <w:rsid w:val="0065241B"/>
    <w:rsid w:val="00657C48"/>
    <w:rsid w:val="006627A6"/>
    <w:rsid w:val="0067671A"/>
    <w:rsid w:val="00676B86"/>
    <w:rsid w:val="00677DAD"/>
    <w:rsid w:val="006817AE"/>
    <w:rsid w:val="006821DA"/>
    <w:rsid w:val="006849C6"/>
    <w:rsid w:val="0068514B"/>
    <w:rsid w:val="00687102"/>
    <w:rsid w:val="00690272"/>
    <w:rsid w:val="00691C3F"/>
    <w:rsid w:val="006929E7"/>
    <w:rsid w:val="00692F84"/>
    <w:rsid w:val="00693753"/>
    <w:rsid w:val="00697BEC"/>
    <w:rsid w:val="00697C96"/>
    <w:rsid w:val="006A01BA"/>
    <w:rsid w:val="006A6958"/>
    <w:rsid w:val="006B3D47"/>
    <w:rsid w:val="006B4B2C"/>
    <w:rsid w:val="006C629C"/>
    <w:rsid w:val="006C72D2"/>
    <w:rsid w:val="006D7D55"/>
    <w:rsid w:val="006E3378"/>
    <w:rsid w:val="006E4505"/>
    <w:rsid w:val="006F2352"/>
    <w:rsid w:val="006F2F1F"/>
    <w:rsid w:val="006F4DF5"/>
    <w:rsid w:val="006F59CE"/>
    <w:rsid w:val="006F60C0"/>
    <w:rsid w:val="006F7E7F"/>
    <w:rsid w:val="006F7F15"/>
    <w:rsid w:val="007014F7"/>
    <w:rsid w:val="00704322"/>
    <w:rsid w:val="00704431"/>
    <w:rsid w:val="00707D07"/>
    <w:rsid w:val="00710FD5"/>
    <w:rsid w:val="00711D0A"/>
    <w:rsid w:val="007123A7"/>
    <w:rsid w:val="00713119"/>
    <w:rsid w:val="00713DFF"/>
    <w:rsid w:val="007159F8"/>
    <w:rsid w:val="0072089E"/>
    <w:rsid w:val="007237B3"/>
    <w:rsid w:val="00724305"/>
    <w:rsid w:val="007251AB"/>
    <w:rsid w:val="00725578"/>
    <w:rsid w:val="007262A2"/>
    <w:rsid w:val="00732DEA"/>
    <w:rsid w:val="007361DB"/>
    <w:rsid w:val="00737839"/>
    <w:rsid w:val="007446FD"/>
    <w:rsid w:val="00751AE4"/>
    <w:rsid w:val="007524FC"/>
    <w:rsid w:val="007540CC"/>
    <w:rsid w:val="00757978"/>
    <w:rsid w:val="007601DD"/>
    <w:rsid w:val="00764164"/>
    <w:rsid w:val="007646F8"/>
    <w:rsid w:val="00764D19"/>
    <w:rsid w:val="00765985"/>
    <w:rsid w:val="00766C41"/>
    <w:rsid w:val="00767EE5"/>
    <w:rsid w:val="007722CC"/>
    <w:rsid w:val="007744A3"/>
    <w:rsid w:val="00780D6B"/>
    <w:rsid w:val="00785D9F"/>
    <w:rsid w:val="0078701C"/>
    <w:rsid w:val="0079107A"/>
    <w:rsid w:val="00792E45"/>
    <w:rsid w:val="0079331D"/>
    <w:rsid w:val="007A0E68"/>
    <w:rsid w:val="007A1B02"/>
    <w:rsid w:val="007A1FE5"/>
    <w:rsid w:val="007A3D09"/>
    <w:rsid w:val="007A3E68"/>
    <w:rsid w:val="007A4651"/>
    <w:rsid w:val="007A58E4"/>
    <w:rsid w:val="007A7274"/>
    <w:rsid w:val="007B05AD"/>
    <w:rsid w:val="007B18B3"/>
    <w:rsid w:val="007B1AF5"/>
    <w:rsid w:val="007B584B"/>
    <w:rsid w:val="007C1F16"/>
    <w:rsid w:val="007C2634"/>
    <w:rsid w:val="007C296B"/>
    <w:rsid w:val="007C564E"/>
    <w:rsid w:val="007D3F3E"/>
    <w:rsid w:val="007D447E"/>
    <w:rsid w:val="007D589E"/>
    <w:rsid w:val="007E7158"/>
    <w:rsid w:val="007F0022"/>
    <w:rsid w:val="007F0B14"/>
    <w:rsid w:val="007F0DF2"/>
    <w:rsid w:val="007F5FAB"/>
    <w:rsid w:val="007F7418"/>
    <w:rsid w:val="0080252D"/>
    <w:rsid w:val="00804231"/>
    <w:rsid w:val="0080484F"/>
    <w:rsid w:val="00805482"/>
    <w:rsid w:val="00806FF5"/>
    <w:rsid w:val="00814524"/>
    <w:rsid w:val="00814E06"/>
    <w:rsid w:val="00815FC5"/>
    <w:rsid w:val="00822A90"/>
    <w:rsid w:val="0082306D"/>
    <w:rsid w:val="00827711"/>
    <w:rsid w:val="00831A1E"/>
    <w:rsid w:val="00832349"/>
    <w:rsid w:val="008328AC"/>
    <w:rsid w:val="00834681"/>
    <w:rsid w:val="008369CC"/>
    <w:rsid w:val="00841658"/>
    <w:rsid w:val="00844802"/>
    <w:rsid w:val="008451AB"/>
    <w:rsid w:val="00845F2E"/>
    <w:rsid w:val="0085477C"/>
    <w:rsid w:val="00856869"/>
    <w:rsid w:val="00857F3E"/>
    <w:rsid w:val="00862104"/>
    <w:rsid w:val="008627BB"/>
    <w:rsid w:val="008627FD"/>
    <w:rsid w:val="00863808"/>
    <w:rsid w:val="0086628B"/>
    <w:rsid w:val="008704B0"/>
    <w:rsid w:val="00872558"/>
    <w:rsid w:val="00880936"/>
    <w:rsid w:val="00880ACD"/>
    <w:rsid w:val="00883BF6"/>
    <w:rsid w:val="00884BED"/>
    <w:rsid w:val="008858E8"/>
    <w:rsid w:val="00887B11"/>
    <w:rsid w:val="008915D3"/>
    <w:rsid w:val="008947DE"/>
    <w:rsid w:val="008A5248"/>
    <w:rsid w:val="008A5EB6"/>
    <w:rsid w:val="008A6EFB"/>
    <w:rsid w:val="008B1EC5"/>
    <w:rsid w:val="008B312B"/>
    <w:rsid w:val="008B3F47"/>
    <w:rsid w:val="008B4369"/>
    <w:rsid w:val="008B6F6E"/>
    <w:rsid w:val="008C0C72"/>
    <w:rsid w:val="008C0FFB"/>
    <w:rsid w:val="008C2255"/>
    <w:rsid w:val="008C31F4"/>
    <w:rsid w:val="008C3259"/>
    <w:rsid w:val="008C610E"/>
    <w:rsid w:val="008D0A52"/>
    <w:rsid w:val="008D0D2C"/>
    <w:rsid w:val="008D68FF"/>
    <w:rsid w:val="008E1D86"/>
    <w:rsid w:val="008E456B"/>
    <w:rsid w:val="008E5393"/>
    <w:rsid w:val="008E5818"/>
    <w:rsid w:val="008F26CC"/>
    <w:rsid w:val="008F52E7"/>
    <w:rsid w:val="008F5CAF"/>
    <w:rsid w:val="008F71FC"/>
    <w:rsid w:val="00900990"/>
    <w:rsid w:val="00901252"/>
    <w:rsid w:val="00904260"/>
    <w:rsid w:val="00905AB8"/>
    <w:rsid w:val="00906734"/>
    <w:rsid w:val="009078AD"/>
    <w:rsid w:val="009113EA"/>
    <w:rsid w:val="009121E4"/>
    <w:rsid w:val="00912263"/>
    <w:rsid w:val="00914CFD"/>
    <w:rsid w:val="009170D1"/>
    <w:rsid w:val="00917780"/>
    <w:rsid w:val="00917B05"/>
    <w:rsid w:val="009205C3"/>
    <w:rsid w:val="00923B5F"/>
    <w:rsid w:val="00923E9D"/>
    <w:rsid w:val="00927B57"/>
    <w:rsid w:val="009319ED"/>
    <w:rsid w:val="00932E3A"/>
    <w:rsid w:val="009343CC"/>
    <w:rsid w:val="0093720B"/>
    <w:rsid w:val="009377DA"/>
    <w:rsid w:val="00946025"/>
    <w:rsid w:val="00946D5B"/>
    <w:rsid w:val="00951763"/>
    <w:rsid w:val="00953E60"/>
    <w:rsid w:val="009549B1"/>
    <w:rsid w:val="00955479"/>
    <w:rsid w:val="0095698E"/>
    <w:rsid w:val="00956FE6"/>
    <w:rsid w:val="00957E3D"/>
    <w:rsid w:val="00962803"/>
    <w:rsid w:val="00965553"/>
    <w:rsid w:val="00972427"/>
    <w:rsid w:val="00972AE0"/>
    <w:rsid w:val="0097377C"/>
    <w:rsid w:val="00980128"/>
    <w:rsid w:val="0098356F"/>
    <w:rsid w:val="00985C57"/>
    <w:rsid w:val="00986DE7"/>
    <w:rsid w:val="00991441"/>
    <w:rsid w:val="009914B8"/>
    <w:rsid w:val="009928B5"/>
    <w:rsid w:val="00993F1C"/>
    <w:rsid w:val="00993FF7"/>
    <w:rsid w:val="009A7A3A"/>
    <w:rsid w:val="009B0942"/>
    <w:rsid w:val="009B6194"/>
    <w:rsid w:val="009D36D2"/>
    <w:rsid w:val="009D37CD"/>
    <w:rsid w:val="009D60FF"/>
    <w:rsid w:val="009D649E"/>
    <w:rsid w:val="009E3A77"/>
    <w:rsid w:val="009F2A50"/>
    <w:rsid w:val="009F2E50"/>
    <w:rsid w:val="00A022E2"/>
    <w:rsid w:val="00A03393"/>
    <w:rsid w:val="00A112FB"/>
    <w:rsid w:val="00A1275A"/>
    <w:rsid w:val="00A146DD"/>
    <w:rsid w:val="00A149E5"/>
    <w:rsid w:val="00A153DC"/>
    <w:rsid w:val="00A17F2F"/>
    <w:rsid w:val="00A23472"/>
    <w:rsid w:val="00A269E1"/>
    <w:rsid w:val="00A312EC"/>
    <w:rsid w:val="00A326BF"/>
    <w:rsid w:val="00A3323A"/>
    <w:rsid w:val="00A334F6"/>
    <w:rsid w:val="00A33EDA"/>
    <w:rsid w:val="00A34395"/>
    <w:rsid w:val="00A43754"/>
    <w:rsid w:val="00A444CD"/>
    <w:rsid w:val="00A47837"/>
    <w:rsid w:val="00A51362"/>
    <w:rsid w:val="00A64FA8"/>
    <w:rsid w:val="00A72299"/>
    <w:rsid w:val="00A77C09"/>
    <w:rsid w:val="00A8226C"/>
    <w:rsid w:val="00A822F7"/>
    <w:rsid w:val="00A84281"/>
    <w:rsid w:val="00A8695F"/>
    <w:rsid w:val="00A94C55"/>
    <w:rsid w:val="00A96299"/>
    <w:rsid w:val="00A976DC"/>
    <w:rsid w:val="00AA102F"/>
    <w:rsid w:val="00AA4ADD"/>
    <w:rsid w:val="00AA5FA7"/>
    <w:rsid w:val="00AA797A"/>
    <w:rsid w:val="00AB43E8"/>
    <w:rsid w:val="00AB44EE"/>
    <w:rsid w:val="00AC4B9A"/>
    <w:rsid w:val="00AC5594"/>
    <w:rsid w:val="00AC604B"/>
    <w:rsid w:val="00AD3ABD"/>
    <w:rsid w:val="00AD5862"/>
    <w:rsid w:val="00AE57EA"/>
    <w:rsid w:val="00AF4E1C"/>
    <w:rsid w:val="00B031D6"/>
    <w:rsid w:val="00B04CA0"/>
    <w:rsid w:val="00B06AF8"/>
    <w:rsid w:val="00B06FBB"/>
    <w:rsid w:val="00B1558F"/>
    <w:rsid w:val="00B20C66"/>
    <w:rsid w:val="00B37689"/>
    <w:rsid w:val="00B44D52"/>
    <w:rsid w:val="00B50104"/>
    <w:rsid w:val="00B52A64"/>
    <w:rsid w:val="00B55810"/>
    <w:rsid w:val="00B57E57"/>
    <w:rsid w:val="00B6013F"/>
    <w:rsid w:val="00B65386"/>
    <w:rsid w:val="00B729D2"/>
    <w:rsid w:val="00B80B75"/>
    <w:rsid w:val="00B82276"/>
    <w:rsid w:val="00B83D25"/>
    <w:rsid w:val="00B8531D"/>
    <w:rsid w:val="00B93B05"/>
    <w:rsid w:val="00B967A1"/>
    <w:rsid w:val="00B96BAF"/>
    <w:rsid w:val="00B97195"/>
    <w:rsid w:val="00B97650"/>
    <w:rsid w:val="00BA4E6E"/>
    <w:rsid w:val="00BA5131"/>
    <w:rsid w:val="00BA6F64"/>
    <w:rsid w:val="00BB0B26"/>
    <w:rsid w:val="00BB55CB"/>
    <w:rsid w:val="00BC0B72"/>
    <w:rsid w:val="00BC199B"/>
    <w:rsid w:val="00BC2F05"/>
    <w:rsid w:val="00BC3234"/>
    <w:rsid w:val="00BC3944"/>
    <w:rsid w:val="00BC77D4"/>
    <w:rsid w:val="00BD19E8"/>
    <w:rsid w:val="00BD67EE"/>
    <w:rsid w:val="00BE0163"/>
    <w:rsid w:val="00BE6B54"/>
    <w:rsid w:val="00BF12EA"/>
    <w:rsid w:val="00BF2302"/>
    <w:rsid w:val="00BF28B3"/>
    <w:rsid w:val="00BF7930"/>
    <w:rsid w:val="00C02B00"/>
    <w:rsid w:val="00C033DD"/>
    <w:rsid w:val="00C04E05"/>
    <w:rsid w:val="00C139DE"/>
    <w:rsid w:val="00C13D4B"/>
    <w:rsid w:val="00C15DC8"/>
    <w:rsid w:val="00C1795C"/>
    <w:rsid w:val="00C206CC"/>
    <w:rsid w:val="00C20761"/>
    <w:rsid w:val="00C20C19"/>
    <w:rsid w:val="00C237D1"/>
    <w:rsid w:val="00C25C65"/>
    <w:rsid w:val="00C34A3C"/>
    <w:rsid w:val="00C34C54"/>
    <w:rsid w:val="00C3584E"/>
    <w:rsid w:val="00C4107A"/>
    <w:rsid w:val="00C415D2"/>
    <w:rsid w:val="00C41BAA"/>
    <w:rsid w:val="00C449D4"/>
    <w:rsid w:val="00C44DFC"/>
    <w:rsid w:val="00C46284"/>
    <w:rsid w:val="00C525A8"/>
    <w:rsid w:val="00C53DF7"/>
    <w:rsid w:val="00C55D12"/>
    <w:rsid w:val="00C5715E"/>
    <w:rsid w:val="00C61976"/>
    <w:rsid w:val="00C66079"/>
    <w:rsid w:val="00C665CE"/>
    <w:rsid w:val="00C66F45"/>
    <w:rsid w:val="00C72273"/>
    <w:rsid w:val="00C728FB"/>
    <w:rsid w:val="00C75A59"/>
    <w:rsid w:val="00C80550"/>
    <w:rsid w:val="00C83752"/>
    <w:rsid w:val="00C84096"/>
    <w:rsid w:val="00C845E7"/>
    <w:rsid w:val="00C91E42"/>
    <w:rsid w:val="00C93370"/>
    <w:rsid w:val="00CA1E4F"/>
    <w:rsid w:val="00CA3E6B"/>
    <w:rsid w:val="00CA7F11"/>
    <w:rsid w:val="00CB0B3F"/>
    <w:rsid w:val="00CB2CAA"/>
    <w:rsid w:val="00CB4593"/>
    <w:rsid w:val="00CB4B41"/>
    <w:rsid w:val="00CB5054"/>
    <w:rsid w:val="00CB5820"/>
    <w:rsid w:val="00CB6C9E"/>
    <w:rsid w:val="00CC2A37"/>
    <w:rsid w:val="00CC2B54"/>
    <w:rsid w:val="00CC3477"/>
    <w:rsid w:val="00CC4E6B"/>
    <w:rsid w:val="00CC60E7"/>
    <w:rsid w:val="00CC7AF0"/>
    <w:rsid w:val="00CD7C86"/>
    <w:rsid w:val="00CE05F0"/>
    <w:rsid w:val="00CE1E59"/>
    <w:rsid w:val="00CE23F9"/>
    <w:rsid w:val="00CE7B32"/>
    <w:rsid w:val="00CF16B0"/>
    <w:rsid w:val="00CF2D95"/>
    <w:rsid w:val="00CF4C66"/>
    <w:rsid w:val="00CF74D4"/>
    <w:rsid w:val="00D0094C"/>
    <w:rsid w:val="00D03DDE"/>
    <w:rsid w:val="00D11A4B"/>
    <w:rsid w:val="00D25FB8"/>
    <w:rsid w:val="00D37A86"/>
    <w:rsid w:val="00D40255"/>
    <w:rsid w:val="00D40669"/>
    <w:rsid w:val="00D40BF9"/>
    <w:rsid w:val="00D44C02"/>
    <w:rsid w:val="00D47760"/>
    <w:rsid w:val="00D50BC0"/>
    <w:rsid w:val="00D5123C"/>
    <w:rsid w:val="00D538C2"/>
    <w:rsid w:val="00D53CE6"/>
    <w:rsid w:val="00D548E5"/>
    <w:rsid w:val="00D5592D"/>
    <w:rsid w:val="00D55C7A"/>
    <w:rsid w:val="00D56B0F"/>
    <w:rsid w:val="00D576AD"/>
    <w:rsid w:val="00D603A8"/>
    <w:rsid w:val="00D607F7"/>
    <w:rsid w:val="00D659BE"/>
    <w:rsid w:val="00D67569"/>
    <w:rsid w:val="00D724D1"/>
    <w:rsid w:val="00D74184"/>
    <w:rsid w:val="00D759B1"/>
    <w:rsid w:val="00D77770"/>
    <w:rsid w:val="00D83836"/>
    <w:rsid w:val="00D84814"/>
    <w:rsid w:val="00D87840"/>
    <w:rsid w:val="00D87E87"/>
    <w:rsid w:val="00D91B9E"/>
    <w:rsid w:val="00D95D5D"/>
    <w:rsid w:val="00DA0030"/>
    <w:rsid w:val="00DA3DD9"/>
    <w:rsid w:val="00DA6305"/>
    <w:rsid w:val="00DB056B"/>
    <w:rsid w:val="00DB2C94"/>
    <w:rsid w:val="00DB52AA"/>
    <w:rsid w:val="00DB59AC"/>
    <w:rsid w:val="00DC0F48"/>
    <w:rsid w:val="00DC46E3"/>
    <w:rsid w:val="00DC6C19"/>
    <w:rsid w:val="00DD15BD"/>
    <w:rsid w:val="00DD2F67"/>
    <w:rsid w:val="00DD741E"/>
    <w:rsid w:val="00DE0F44"/>
    <w:rsid w:val="00DE1E4E"/>
    <w:rsid w:val="00DE39C2"/>
    <w:rsid w:val="00DE4280"/>
    <w:rsid w:val="00DE4C4B"/>
    <w:rsid w:val="00DE500D"/>
    <w:rsid w:val="00DE6C96"/>
    <w:rsid w:val="00DE7113"/>
    <w:rsid w:val="00DE715B"/>
    <w:rsid w:val="00DF5CAE"/>
    <w:rsid w:val="00E02B90"/>
    <w:rsid w:val="00E031A0"/>
    <w:rsid w:val="00E040BD"/>
    <w:rsid w:val="00E07696"/>
    <w:rsid w:val="00E12D4D"/>
    <w:rsid w:val="00E14848"/>
    <w:rsid w:val="00E14BA1"/>
    <w:rsid w:val="00E15F02"/>
    <w:rsid w:val="00E20307"/>
    <w:rsid w:val="00E2081A"/>
    <w:rsid w:val="00E23AAD"/>
    <w:rsid w:val="00E25931"/>
    <w:rsid w:val="00E27E8C"/>
    <w:rsid w:val="00E320F2"/>
    <w:rsid w:val="00E326F1"/>
    <w:rsid w:val="00E34A67"/>
    <w:rsid w:val="00E35CA0"/>
    <w:rsid w:val="00E44E05"/>
    <w:rsid w:val="00E46971"/>
    <w:rsid w:val="00E47BC9"/>
    <w:rsid w:val="00E5041D"/>
    <w:rsid w:val="00E5109A"/>
    <w:rsid w:val="00E53CC9"/>
    <w:rsid w:val="00E5411C"/>
    <w:rsid w:val="00E63F56"/>
    <w:rsid w:val="00E6792E"/>
    <w:rsid w:val="00E70BA4"/>
    <w:rsid w:val="00E8024F"/>
    <w:rsid w:val="00E83E5C"/>
    <w:rsid w:val="00E861DD"/>
    <w:rsid w:val="00E870AE"/>
    <w:rsid w:val="00E9219B"/>
    <w:rsid w:val="00E92E85"/>
    <w:rsid w:val="00E930FB"/>
    <w:rsid w:val="00E9392F"/>
    <w:rsid w:val="00E9527D"/>
    <w:rsid w:val="00E9588F"/>
    <w:rsid w:val="00E966AE"/>
    <w:rsid w:val="00EA3142"/>
    <w:rsid w:val="00EB0640"/>
    <w:rsid w:val="00EB0691"/>
    <w:rsid w:val="00EB3C9E"/>
    <w:rsid w:val="00EB5C73"/>
    <w:rsid w:val="00EC2C8D"/>
    <w:rsid w:val="00EC7689"/>
    <w:rsid w:val="00ED08F4"/>
    <w:rsid w:val="00ED2545"/>
    <w:rsid w:val="00ED53D1"/>
    <w:rsid w:val="00ED5ED3"/>
    <w:rsid w:val="00ED63D7"/>
    <w:rsid w:val="00EF040A"/>
    <w:rsid w:val="00EF10BC"/>
    <w:rsid w:val="00EF144D"/>
    <w:rsid w:val="00EF1A2A"/>
    <w:rsid w:val="00EF25D8"/>
    <w:rsid w:val="00EF7990"/>
    <w:rsid w:val="00F015D7"/>
    <w:rsid w:val="00F02C91"/>
    <w:rsid w:val="00F04554"/>
    <w:rsid w:val="00F056B1"/>
    <w:rsid w:val="00F05C3D"/>
    <w:rsid w:val="00F07B05"/>
    <w:rsid w:val="00F113E1"/>
    <w:rsid w:val="00F14E8F"/>
    <w:rsid w:val="00F207CB"/>
    <w:rsid w:val="00F21175"/>
    <w:rsid w:val="00F21EED"/>
    <w:rsid w:val="00F27219"/>
    <w:rsid w:val="00F30BFE"/>
    <w:rsid w:val="00F319CE"/>
    <w:rsid w:val="00F32B06"/>
    <w:rsid w:val="00F34596"/>
    <w:rsid w:val="00F35BE3"/>
    <w:rsid w:val="00F36605"/>
    <w:rsid w:val="00F40B6C"/>
    <w:rsid w:val="00F415D0"/>
    <w:rsid w:val="00F437D4"/>
    <w:rsid w:val="00F46BF6"/>
    <w:rsid w:val="00F50D15"/>
    <w:rsid w:val="00F52C59"/>
    <w:rsid w:val="00F534C3"/>
    <w:rsid w:val="00F53BC1"/>
    <w:rsid w:val="00F5670D"/>
    <w:rsid w:val="00F6000D"/>
    <w:rsid w:val="00F61BDF"/>
    <w:rsid w:val="00F629FE"/>
    <w:rsid w:val="00F64A16"/>
    <w:rsid w:val="00F66AFF"/>
    <w:rsid w:val="00F679E3"/>
    <w:rsid w:val="00F72B29"/>
    <w:rsid w:val="00F73A30"/>
    <w:rsid w:val="00F73B6F"/>
    <w:rsid w:val="00F74A8F"/>
    <w:rsid w:val="00F74CAC"/>
    <w:rsid w:val="00F8018A"/>
    <w:rsid w:val="00F809A8"/>
    <w:rsid w:val="00F90C9F"/>
    <w:rsid w:val="00F9415F"/>
    <w:rsid w:val="00F948A6"/>
    <w:rsid w:val="00F95BD2"/>
    <w:rsid w:val="00F97030"/>
    <w:rsid w:val="00FA13AC"/>
    <w:rsid w:val="00FA7397"/>
    <w:rsid w:val="00FB299F"/>
    <w:rsid w:val="00FB5A75"/>
    <w:rsid w:val="00FC1EBA"/>
    <w:rsid w:val="00FC4C15"/>
    <w:rsid w:val="00FC6AA7"/>
    <w:rsid w:val="00FC6DE5"/>
    <w:rsid w:val="00FD0778"/>
    <w:rsid w:val="00FD3153"/>
    <w:rsid w:val="00FE5321"/>
    <w:rsid w:val="00FE5BEE"/>
    <w:rsid w:val="00FF29BB"/>
    <w:rsid w:val="00FF35D2"/>
    <w:rsid w:val="00FF69B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27D0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477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4C15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C15"/>
    <w:rPr>
      <w:rFonts w:ascii="Lucida Grande" w:hAnsi="Lucida Grande"/>
      <w:sz w:val="18"/>
      <w:szCs w:val="18"/>
      <w:lang w:val="en-GB"/>
    </w:rPr>
  </w:style>
  <w:style w:type="character" w:styleId="PlaceholderText">
    <w:name w:val="Placeholder Text"/>
    <w:basedOn w:val="DefaultParagraphFont"/>
    <w:uiPriority w:val="99"/>
    <w:semiHidden/>
    <w:rsid w:val="0039053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D589E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D589E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D589E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D589E"/>
    <w:rPr>
      <w:lang w:val="en-GB"/>
    </w:rPr>
  </w:style>
  <w:style w:type="paragraph" w:styleId="ListParagraph">
    <w:name w:val="List Paragraph"/>
    <w:basedOn w:val="Normal"/>
    <w:uiPriority w:val="34"/>
    <w:qFormat/>
    <w:rsid w:val="00E70BA4"/>
    <w:pPr>
      <w:ind w:left="720"/>
      <w:contextualSpacing/>
    </w:pPr>
  </w:style>
  <w:style w:type="table" w:styleId="TableGrid">
    <w:name w:val="Table Grid"/>
    <w:basedOn w:val="TableNormal"/>
    <w:uiPriority w:val="59"/>
    <w:rsid w:val="000E1E7F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0E1E7F"/>
    <w:pPr>
      <w:spacing w:after="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E1E7F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043206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043206"/>
    <w:rPr>
      <w:lang w:val="en-GB"/>
    </w:rPr>
  </w:style>
  <w:style w:type="character" w:styleId="FootnoteReference">
    <w:name w:val="footnote reference"/>
    <w:basedOn w:val="DefaultParagraphFont"/>
    <w:uiPriority w:val="99"/>
    <w:unhideWhenUsed/>
    <w:rsid w:val="00043206"/>
    <w:rPr>
      <w:vertAlign w:val="superscript"/>
    </w:rPr>
  </w:style>
  <w:style w:type="character" w:styleId="EndnoteReference">
    <w:name w:val="endnote reference"/>
    <w:basedOn w:val="DefaultParagraphFont"/>
    <w:uiPriority w:val="99"/>
    <w:semiHidden/>
    <w:unhideWhenUsed/>
    <w:rsid w:val="00533E1D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EB064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064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0640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064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0640"/>
    <w:rPr>
      <w:b/>
      <w:bCs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477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4C15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C15"/>
    <w:rPr>
      <w:rFonts w:ascii="Lucida Grande" w:hAnsi="Lucida Grande"/>
      <w:sz w:val="18"/>
      <w:szCs w:val="18"/>
      <w:lang w:val="en-GB"/>
    </w:rPr>
  </w:style>
  <w:style w:type="character" w:styleId="PlaceholderText">
    <w:name w:val="Placeholder Text"/>
    <w:basedOn w:val="DefaultParagraphFont"/>
    <w:uiPriority w:val="99"/>
    <w:semiHidden/>
    <w:rsid w:val="0039053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D589E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D589E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D589E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D589E"/>
    <w:rPr>
      <w:lang w:val="en-GB"/>
    </w:rPr>
  </w:style>
  <w:style w:type="paragraph" w:styleId="ListParagraph">
    <w:name w:val="List Paragraph"/>
    <w:basedOn w:val="Normal"/>
    <w:uiPriority w:val="34"/>
    <w:qFormat/>
    <w:rsid w:val="00E70BA4"/>
    <w:pPr>
      <w:ind w:left="720"/>
      <w:contextualSpacing/>
    </w:pPr>
  </w:style>
  <w:style w:type="table" w:styleId="TableGrid">
    <w:name w:val="Table Grid"/>
    <w:basedOn w:val="TableNormal"/>
    <w:uiPriority w:val="59"/>
    <w:rsid w:val="000E1E7F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0E1E7F"/>
    <w:pPr>
      <w:spacing w:after="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E1E7F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043206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043206"/>
    <w:rPr>
      <w:lang w:val="en-GB"/>
    </w:rPr>
  </w:style>
  <w:style w:type="character" w:styleId="FootnoteReference">
    <w:name w:val="footnote reference"/>
    <w:basedOn w:val="DefaultParagraphFont"/>
    <w:uiPriority w:val="99"/>
    <w:unhideWhenUsed/>
    <w:rsid w:val="00043206"/>
    <w:rPr>
      <w:vertAlign w:val="superscript"/>
    </w:rPr>
  </w:style>
  <w:style w:type="character" w:styleId="EndnoteReference">
    <w:name w:val="endnote reference"/>
    <w:basedOn w:val="DefaultParagraphFont"/>
    <w:uiPriority w:val="99"/>
    <w:semiHidden/>
    <w:unhideWhenUsed/>
    <w:rsid w:val="00533E1D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EB064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064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0640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064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0640"/>
    <w:rPr>
      <w:b/>
      <w:bCs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10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emf"/><Relationship Id="rId13" Type="http://schemas.openxmlformats.org/officeDocument/2006/relationships/image" Target="media/image5.emf"/><Relationship Id="rId14" Type="http://schemas.openxmlformats.org/officeDocument/2006/relationships/image" Target="media/image4.emf"/><Relationship Id="rId15" Type="http://schemas.openxmlformats.org/officeDocument/2006/relationships/comments" Target="comments.xml"/><Relationship Id="rId16" Type="http://schemas.openxmlformats.org/officeDocument/2006/relationships/image" Target="media/image6.emf"/><Relationship Id="rId17" Type="http://schemas.openxmlformats.org/officeDocument/2006/relationships/image" Target="media/image7.emf"/><Relationship Id="rId18" Type="http://schemas.openxmlformats.org/officeDocument/2006/relationships/image" Target="media/image8.emf"/><Relationship Id="rId19" Type="http://schemas.openxmlformats.org/officeDocument/2006/relationships/fontTable" Target="fontTable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C9AE3D-4BDE-C841-A778-C92E3BB37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2154</Words>
  <Characters>12280</Characters>
  <Application>Microsoft Macintosh Word</Application>
  <DocSecurity>0</DocSecurity>
  <Lines>102</Lines>
  <Paragraphs>28</Paragraphs>
  <ScaleCrop>false</ScaleCrop>
  <Company>University of Milano</Company>
  <LinksUpToDate>false</LinksUpToDate>
  <CharactersWithSpaces>14406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Guido Tiana</dc:creator>
  <cp:keywords/>
  <dc:description/>
  <cp:lastModifiedBy>Luca Giorgetti</cp:lastModifiedBy>
  <cp:revision>22</cp:revision>
  <cp:lastPrinted>2013-03-18T15:41:00Z</cp:lastPrinted>
  <dcterms:created xsi:type="dcterms:W3CDTF">2013-11-13T09:57:00Z</dcterms:created>
  <dcterms:modified xsi:type="dcterms:W3CDTF">2013-11-14T09:32:00Z</dcterms:modified>
</cp:coreProperties>
</file>